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65E94" w14:textId="77777777" w:rsidR="00207EFD" w:rsidRPr="00207EFD" w:rsidRDefault="00207EFD" w:rsidP="00207EFD">
      <w:pPr>
        <w:widowControl/>
        <w:pBdr>
          <w:bottom w:val="single" w:sz="6" w:space="7" w:color="EEEEEE"/>
        </w:pBdr>
        <w:shd w:val="clear" w:color="auto" w:fill="FFFFFF"/>
        <w:spacing w:before="600" w:after="300"/>
        <w:jc w:val="left"/>
        <w:outlineLvl w:val="1"/>
        <w:rPr>
          <w:rFonts w:ascii="Helvetica" w:eastAsia="宋体" w:hAnsi="Helvetica" w:cs="Helvetica"/>
          <w:color w:val="333333"/>
          <w:kern w:val="0"/>
          <w:sz w:val="45"/>
          <w:szCs w:val="45"/>
        </w:rPr>
      </w:pPr>
      <w:r w:rsidRPr="00207EFD">
        <w:rPr>
          <w:rFonts w:ascii="Helvetica" w:eastAsia="宋体" w:hAnsi="Helvetica" w:cs="Helvetica"/>
          <w:color w:val="333333"/>
          <w:kern w:val="0"/>
          <w:sz w:val="45"/>
          <w:szCs w:val="45"/>
        </w:rPr>
        <w:t>综述</w:t>
      </w:r>
    </w:p>
    <w:p w14:paraId="3EC71C5F"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系统适配现有公司项目的人员架构，建立项目积分规则，对项目分配积分，员工通过填写每日工作内容上报，项目经理根据设计师工作内容分配项目内积分，最后汇总形成可供公司决策的积分数据。</w:t>
      </w:r>
      <w:r w:rsidRPr="00207EFD">
        <w:rPr>
          <w:rFonts w:ascii="Helvetica" w:eastAsia="宋体" w:hAnsi="Helvetica" w:cs="Helvetica"/>
          <w:color w:val="333333"/>
          <w:kern w:val="0"/>
          <w:szCs w:val="21"/>
        </w:rPr>
        <w:t xml:space="preserve"> </w:t>
      </w:r>
      <w:r w:rsidRPr="00207EFD">
        <w:rPr>
          <w:rFonts w:ascii="Helvetica" w:eastAsia="宋体" w:hAnsi="Helvetica" w:cs="Helvetica"/>
          <w:color w:val="333333"/>
          <w:kern w:val="0"/>
          <w:szCs w:val="21"/>
        </w:rPr>
        <w:t>系统主要集中在积分系统的建立和工作内容上报等关键问题，设计上尽量以更小的时间，费用和使用成本来解决公司现在迫切</w:t>
      </w:r>
      <w:r w:rsidR="009357C6">
        <w:rPr>
          <w:rFonts w:ascii="Helvetica" w:eastAsia="宋体" w:hAnsi="Helvetica" w:cs="Helvetica" w:hint="eastAsia"/>
          <w:color w:val="333333"/>
          <w:kern w:val="0"/>
          <w:szCs w:val="21"/>
        </w:rPr>
        <w:t>需要</w:t>
      </w:r>
      <w:r w:rsidRPr="00207EFD">
        <w:rPr>
          <w:rFonts w:ascii="Helvetica" w:eastAsia="宋体" w:hAnsi="Helvetica" w:cs="Helvetica"/>
          <w:color w:val="333333"/>
          <w:kern w:val="0"/>
          <w:szCs w:val="21"/>
        </w:rPr>
        <w:t>解决的问题。同时尽量通用设计，考虑到以后</w:t>
      </w:r>
      <w:r w:rsidRPr="00207EFD">
        <w:rPr>
          <w:rFonts w:ascii="Helvetica" w:eastAsia="宋体" w:hAnsi="Helvetica" w:cs="Helvetica"/>
          <w:color w:val="333333"/>
          <w:kern w:val="0"/>
          <w:szCs w:val="21"/>
        </w:rPr>
        <w:t>IT</w:t>
      </w:r>
      <w:r w:rsidRPr="00207EFD">
        <w:rPr>
          <w:rFonts w:ascii="Helvetica" w:eastAsia="宋体" w:hAnsi="Helvetica" w:cs="Helvetica"/>
          <w:color w:val="333333"/>
          <w:kern w:val="0"/>
          <w:szCs w:val="21"/>
        </w:rPr>
        <w:t>系统的功能扩展与其它系统的整合。</w:t>
      </w:r>
    </w:p>
    <w:p w14:paraId="779842B9"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系统网页形式发布，开发运行环境是</w:t>
      </w:r>
      <w:r w:rsidRPr="00207EFD">
        <w:rPr>
          <w:rFonts w:ascii="Helvetica" w:eastAsia="宋体" w:hAnsi="Helvetica" w:cs="Helvetica"/>
          <w:color w:val="333333"/>
          <w:kern w:val="0"/>
          <w:szCs w:val="21"/>
        </w:rPr>
        <w:t>Java Spring Boot</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MySQL</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JQuery</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Bootstrap</w:t>
      </w:r>
      <w:r w:rsidRPr="00207EFD">
        <w:rPr>
          <w:rFonts w:ascii="Helvetica" w:eastAsia="宋体" w:hAnsi="Helvetica" w:cs="Helvetica"/>
          <w:color w:val="333333"/>
          <w:kern w:val="0"/>
          <w:szCs w:val="21"/>
        </w:rPr>
        <w:t>。上线后可以部署在公有云服务器或者其他</w:t>
      </w:r>
      <w:r w:rsidR="0038185D">
        <w:rPr>
          <w:rFonts w:ascii="Helvetica" w:eastAsia="宋体" w:hAnsi="Helvetica" w:cs="Helvetica"/>
          <w:color w:val="333333"/>
          <w:kern w:val="0"/>
          <w:szCs w:val="21"/>
        </w:rPr>
        <w:t>能连接到公网的服务器上，部署硬件不</w:t>
      </w:r>
      <w:r w:rsidRPr="00207EFD">
        <w:rPr>
          <w:rFonts w:ascii="Helvetica" w:eastAsia="宋体" w:hAnsi="Helvetica" w:cs="Helvetica"/>
          <w:color w:val="333333"/>
          <w:kern w:val="0"/>
          <w:szCs w:val="21"/>
        </w:rPr>
        <w:t>包括在该项目范围内。</w:t>
      </w:r>
    </w:p>
    <w:p w14:paraId="2744A7B9"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下面的各个章节将描述系统功能，供进一步讨论，定稿后作为系统功能实现的依据。</w:t>
      </w:r>
    </w:p>
    <w:p w14:paraId="0FE32912" w14:textId="77777777" w:rsidR="00207EFD" w:rsidRPr="00207EFD" w:rsidRDefault="00207EFD" w:rsidP="00207EFD">
      <w:pPr>
        <w:widowControl/>
        <w:pBdr>
          <w:bottom w:val="single" w:sz="6" w:space="7" w:color="EEEEEE"/>
        </w:pBdr>
        <w:shd w:val="clear" w:color="auto" w:fill="FFFFFF"/>
        <w:spacing w:before="600" w:after="300"/>
        <w:jc w:val="left"/>
        <w:outlineLvl w:val="1"/>
        <w:rPr>
          <w:rFonts w:ascii="Helvetica" w:eastAsia="宋体" w:hAnsi="Helvetica" w:cs="Helvetica"/>
          <w:color w:val="333333"/>
          <w:kern w:val="0"/>
          <w:sz w:val="45"/>
          <w:szCs w:val="45"/>
        </w:rPr>
      </w:pPr>
      <w:r w:rsidRPr="00207EFD">
        <w:rPr>
          <w:rFonts w:ascii="Helvetica" w:eastAsia="宋体" w:hAnsi="Helvetica" w:cs="Helvetica"/>
          <w:color w:val="333333"/>
          <w:kern w:val="0"/>
          <w:sz w:val="45"/>
          <w:szCs w:val="45"/>
        </w:rPr>
        <w:t>1</w:t>
      </w:r>
      <w:r w:rsidRPr="00207EFD">
        <w:rPr>
          <w:rFonts w:ascii="Helvetica" w:eastAsia="宋体" w:hAnsi="Helvetica" w:cs="Helvetica"/>
          <w:color w:val="333333"/>
          <w:kern w:val="0"/>
          <w:sz w:val="45"/>
          <w:szCs w:val="45"/>
        </w:rPr>
        <w:t>．项目人员组织架构</w:t>
      </w:r>
    </w:p>
    <w:p w14:paraId="18AB483F" w14:textId="77777777" w:rsidR="00207EFD" w:rsidRPr="00207EFD" w:rsidRDefault="004F3874" w:rsidP="00207EFD">
      <w:pPr>
        <w:widowControl/>
        <w:shd w:val="clear" w:color="auto" w:fill="FFFFFF"/>
        <w:spacing w:after="150"/>
        <w:jc w:val="left"/>
        <w:rPr>
          <w:rFonts w:ascii="Helvetica" w:eastAsia="宋体" w:hAnsi="Helvetica" w:cs="Helvetica"/>
          <w:color w:val="333333"/>
          <w:kern w:val="0"/>
          <w:szCs w:val="21"/>
        </w:rPr>
      </w:pPr>
      <w:r w:rsidRPr="004F3874">
        <w:rPr>
          <w:rFonts w:ascii="Helvetica" w:eastAsia="宋体" w:hAnsi="Helvetica" w:cs="Helvetica"/>
          <w:noProof/>
          <w:color w:val="333333"/>
          <w:kern w:val="0"/>
          <w:szCs w:val="21"/>
        </w:rPr>
        <w:drawing>
          <wp:inline distT="0" distB="0" distL="0" distR="0" wp14:anchorId="4E25BDAB" wp14:editId="18EA3911">
            <wp:extent cx="4145280" cy="3977640"/>
            <wp:effectExtent l="0" t="0" r="7620" b="3810"/>
            <wp:docPr id="14" name="Picture 14" descr="C:\Users\yeyun\AppData\Local\Temp\1506607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yun\AppData\Local\Temp\15066072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5280" cy="3977640"/>
                    </a:xfrm>
                    <a:prstGeom prst="rect">
                      <a:avLst/>
                    </a:prstGeom>
                    <a:noFill/>
                    <a:ln>
                      <a:noFill/>
                    </a:ln>
                  </pic:spPr>
                </pic:pic>
              </a:graphicData>
            </a:graphic>
          </wp:inline>
        </w:drawing>
      </w:r>
    </w:p>
    <w:p w14:paraId="7DFF4EE8"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系统实现一套适合公司现有运作模式的项目人员组织架构，一个公司拥有多个设计所，设计所下面有多个项目，一个项目</w:t>
      </w:r>
      <w:r w:rsidR="00DF1A5B">
        <w:rPr>
          <w:rFonts w:ascii="Helvetica" w:eastAsia="宋体" w:hAnsi="Helvetica" w:cs="Helvetica" w:hint="eastAsia"/>
          <w:color w:val="333333"/>
          <w:kern w:val="0"/>
          <w:szCs w:val="21"/>
        </w:rPr>
        <w:t>可</w:t>
      </w:r>
      <w:r w:rsidR="00DF1A5B">
        <w:rPr>
          <w:rFonts w:ascii="Helvetica" w:eastAsia="宋体" w:hAnsi="Helvetica" w:cs="Helvetica"/>
          <w:color w:val="333333"/>
          <w:kern w:val="0"/>
          <w:szCs w:val="21"/>
        </w:rPr>
        <w:t>以</w:t>
      </w:r>
      <w:r w:rsidR="00DF1A5B">
        <w:rPr>
          <w:rFonts w:ascii="Helvetica" w:eastAsia="宋体" w:hAnsi="Helvetica" w:cs="Helvetica" w:hint="eastAsia"/>
          <w:color w:val="333333"/>
          <w:kern w:val="0"/>
          <w:szCs w:val="21"/>
        </w:rPr>
        <w:t>同</w:t>
      </w:r>
      <w:r w:rsidR="00DF1A5B">
        <w:rPr>
          <w:rFonts w:ascii="Helvetica" w:eastAsia="宋体" w:hAnsi="Helvetica" w:cs="Helvetica"/>
          <w:color w:val="333333"/>
          <w:kern w:val="0"/>
          <w:szCs w:val="21"/>
        </w:rPr>
        <w:t>属于多个</w:t>
      </w:r>
      <w:r w:rsidRPr="00207EFD">
        <w:rPr>
          <w:rFonts w:ascii="Helvetica" w:eastAsia="宋体" w:hAnsi="Helvetica" w:cs="Helvetica"/>
          <w:color w:val="333333"/>
          <w:kern w:val="0"/>
          <w:szCs w:val="21"/>
        </w:rPr>
        <w:t>设计所；一个项目</w:t>
      </w:r>
      <w:r w:rsidR="00951157">
        <w:rPr>
          <w:rFonts w:ascii="Helvetica" w:eastAsia="宋体" w:hAnsi="Helvetica" w:cs="Helvetica" w:hint="eastAsia"/>
          <w:color w:val="333333"/>
          <w:kern w:val="0"/>
          <w:szCs w:val="21"/>
        </w:rPr>
        <w:t>只</w:t>
      </w:r>
      <w:r w:rsidRPr="00207EFD">
        <w:rPr>
          <w:rFonts w:ascii="Helvetica" w:eastAsia="宋体" w:hAnsi="Helvetica" w:cs="Helvetica"/>
          <w:color w:val="333333"/>
          <w:kern w:val="0"/>
          <w:szCs w:val="21"/>
        </w:rPr>
        <w:t>有一个项目经理，</w:t>
      </w:r>
      <w:r w:rsidRPr="00207EFD">
        <w:rPr>
          <w:rFonts w:ascii="Helvetica" w:eastAsia="宋体" w:hAnsi="Helvetica" w:cs="Helvetica"/>
          <w:color w:val="333333"/>
          <w:kern w:val="0"/>
          <w:szCs w:val="21"/>
        </w:rPr>
        <w:t>0</w:t>
      </w:r>
      <w:r w:rsidRPr="00207EFD">
        <w:rPr>
          <w:rFonts w:ascii="Helvetica" w:eastAsia="宋体" w:hAnsi="Helvetica" w:cs="Helvetica"/>
          <w:color w:val="333333"/>
          <w:kern w:val="0"/>
          <w:szCs w:val="21"/>
        </w:rPr>
        <w:t>个或多个设计师</w:t>
      </w:r>
      <w:r w:rsidR="001C675E">
        <w:rPr>
          <w:rFonts w:ascii="Helvetica" w:eastAsia="宋体" w:hAnsi="Helvetica" w:cs="Helvetica" w:hint="eastAsia"/>
          <w:color w:val="333333"/>
          <w:kern w:val="0"/>
          <w:szCs w:val="21"/>
        </w:rPr>
        <w:t>。</w:t>
      </w:r>
    </w:p>
    <w:p w14:paraId="4683190F" w14:textId="77777777" w:rsidR="000112D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系统将有一系列页面用于展示（列表），添加，修改，删除设计所，项目，设计师等组织架构的信息，一个展示的例子如下图：</w:t>
      </w:r>
    </w:p>
    <w:p w14:paraId="2E653B2D"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 </w:t>
      </w:r>
      <w:r w:rsidR="001963EA">
        <w:rPr>
          <w:noProof/>
        </w:rPr>
        <w:drawing>
          <wp:inline distT="0" distB="0" distL="0" distR="0" wp14:anchorId="6C9C02E3" wp14:editId="195DF095">
            <wp:extent cx="5927237" cy="41719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7396" cy="4179140"/>
                    </a:xfrm>
                    <a:prstGeom prst="rect">
                      <a:avLst/>
                    </a:prstGeom>
                  </pic:spPr>
                </pic:pic>
              </a:graphicData>
            </a:graphic>
          </wp:inline>
        </w:drawing>
      </w:r>
    </w:p>
    <w:p w14:paraId="7C9C084F"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各个对象具体可编辑的内容如下：</w:t>
      </w:r>
    </w:p>
    <w:p w14:paraId="08F7AC2C"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公司</w:t>
      </w:r>
    </w:p>
    <w:p w14:paraId="2094D600" w14:textId="77777777" w:rsidR="00207EFD" w:rsidRPr="00207EFD" w:rsidRDefault="00207EFD" w:rsidP="00207EFD">
      <w:pPr>
        <w:widowControl/>
        <w:numPr>
          <w:ilvl w:val="0"/>
          <w:numId w:val="1"/>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名称</w:t>
      </w:r>
    </w:p>
    <w:p w14:paraId="08E27274" w14:textId="77777777" w:rsidR="00207EFD" w:rsidRDefault="000A0D0F" w:rsidP="00207EFD">
      <w:pPr>
        <w:widowControl/>
        <w:numPr>
          <w:ilvl w:val="0"/>
          <w:numId w:val="1"/>
        </w:numPr>
        <w:shd w:val="clear" w:color="auto" w:fill="FFFFFF"/>
        <w:spacing w:before="100" w:beforeAutospacing="1" w:after="100" w:afterAutospacing="1"/>
        <w:jc w:val="left"/>
        <w:rPr>
          <w:rFonts w:ascii="Helvetica" w:eastAsia="宋体" w:hAnsi="Helvetica" w:cs="Helvetica"/>
          <w:color w:val="333333"/>
          <w:kern w:val="0"/>
          <w:szCs w:val="21"/>
        </w:rPr>
      </w:pPr>
      <w:r>
        <w:rPr>
          <w:rFonts w:ascii="Helvetica" w:eastAsia="宋体" w:hAnsi="Helvetica" w:cs="Helvetica"/>
          <w:color w:val="333333"/>
          <w:kern w:val="0"/>
          <w:szCs w:val="21"/>
        </w:rPr>
        <w:t>年度预算</w:t>
      </w:r>
      <w:r>
        <w:rPr>
          <w:rFonts w:ascii="Helvetica" w:eastAsia="宋体" w:hAnsi="Helvetica" w:cs="Helvetica" w:hint="eastAsia"/>
          <w:color w:val="333333"/>
          <w:kern w:val="0"/>
          <w:szCs w:val="21"/>
        </w:rPr>
        <w:t>奖金</w:t>
      </w:r>
      <w:r>
        <w:rPr>
          <w:rFonts w:ascii="Helvetica" w:eastAsia="宋体" w:hAnsi="Helvetica" w:cs="Helvetica"/>
          <w:color w:val="333333"/>
          <w:kern w:val="0"/>
          <w:szCs w:val="21"/>
        </w:rPr>
        <w:t>总</w:t>
      </w:r>
      <w:r>
        <w:rPr>
          <w:rFonts w:ascii="Helvetica" w:eastAsia="宋体" w:hAnsi="Helvetica" w:cs="Helvetica" w:hint="eastAsia"/>
          <w:color w:val="333333"/>
          <w:kern w:val="0"/>
          <w:szCs w:val="21"/>
        </w:rPr>
        <w:t>金</w:t>
      </w:r>
      <w:r>
        <w:rPr>
          <w:rFonts w:ascii="Helvetica" w:eastAsia="宋体" w:hAnsi="Helvetica" w:cs="Helvetica"/>
          <w:color w:val="333333"/>
          <w:kern w:val="0"/>
          <w:szCs w:val="21"/>
        </w:rPr>
        <w:t>额</w:t>
      </w:r>
    </w:p>
    <w:p w14:paraId="724D854F"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部门</w:t>
      </w:r>
    </w:p>
    <w:p w14:paraId="2300183E" w14:textId="77777777" w:rsidR="00207EFD" w:rsidRDefault="00207EFD" w:rsidP="00207EF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名称</w:t>
      </w:r>
    </w:p>
    <w:p w14:paraId="55AED5C5" w14:textId="77777777" w:rsidR="00257DBC" w:rsidRPr="00207EFD" w:rsidRDefault="001054D9" w:rsidP="00207EF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部门</w:t>
      </w:r>
      <w:r>
        <w:rPr>
          <w:rFonts w:ascii="Helvetica" w:eastAsia="宋体" w:hAnsi="Helvetica" w:cs="Helvetica"/>
          <w:color w:val="333333"/>
          <w:kern w:val="0"/>
          <w:szCs w:val="21"/>
        </w:rPr>
        <w:t>经理</w:t>
      </w:r>
    </w:p>
    <w:p w14:paraId="2F4BB8D7" w14:textId="77777777" w:rsidR="00207EFD" w:rsidRPr="00207EFD" w:rsidRDefault="00207EFD" w:rsidP="00207EF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描述</w:t>
      </w:r>
    </w:p>
    <w:p w14:paraId="06FED485"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项目</w:t>
      </w:r>
    </w:p>
    <w:p w14:paraId="792B9F92" w14:textId="77777777" w:rsidR="00207EFD" w:rsidRDefault="00207EFD" w:rsidP="00207EFD">
      <w:pPr>
        <w:widowControl/>
        <w:numPr>
          <w:ilvl w:val="0"/>
          <w:numId w:val="3"/>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名称</w:t>
      </w:r>
    </w:p>
    <w:p w14:paraId="19959928" w14:textId="5F9968B8" w:rsidR="006D6025" w:rsidDel="002C5FD8" w:rsidRDefault="006D6025" w:rsidP="00207EFD">
      <w:pPr>
        <w:widowControl/>
        <w:numPr>
          <w:ilvl w:val="0"/>
          <w:numId w:val="3"/>
        </w:numPr>
        <w:shd w:val="clear" w:color="auto" w:fill="FFFFFF"/>
        <w:spacing w:before="100" w:beforeAutospacing="1" w:after="100" w:afterAutospacing="1"/>
        <w:jc w:val="left"/>
        <w:rPr>
          <w:del w:id="0" w:author="Guo, Ying" w:date="2017-09-29T10:48:00Z"/>
          <w:rFonts w:ascii="Helvetica" w:eastAsia="宋体" w:hAnsi="Helvetica" w:cs="Helvetica"/>
          <w:color w:val="333333"/>
          <w:kern w:val="0"/>
          <w:szCs w:val="21"/>
        </w:rPr>
      </w:pPr>
      <w:del w:id="1" w:author="Guo, Ying" w:date="2017-09-29T10:48:00Z">
        <w:r w:rsidDel="002C5FD8">
          <w:rPr>
            <w:rFonts w:ascii="Helvetica" w:eastAsia="宋体" w:hAnsi="Helvetica" w:cs="Helvetica" w:hint="eastAsia"/>
            <w:color w:val="333333"/>
            <w:kern w:val="0"/>
            <w:szCs w:val="21"/>
          </w:rPr>
          <w:delText>阶段</w:delText>
        </w:r>
        <w:r w:rsidDel="002C5FD8">
          <w:rPr>
            <w:rFonts w:ascii="Helvetica" w:eastAsia="宋体" w:hAnsi="Helvetica" w:cs="Helvetica"/>
            <w:color w:val="333333"/>
            <w:kern w:val="0"/>
            <w:szCs w:val="21"/>
          </w:rPr>
          <w:delText>（</w:delText>
        </w:r>
        <w:r w:rsidDel="002C5FD8">
          <w:rPr>
            <w:rFonts w:ascii="Helvetica" w:eastAsia="宋体" w:hAnsi="Helvetica" w:cs="Helvetica" w:hint="eastAsia"/>
            <w:color w:val="333333"/>
            <w:kern w:val="0"/>
            <w:szCs w:val="21"/>
          </w:rPr>
          <w:delText>概念</w:delText>
        </w:r>
        <w:r w:rsidDel="002C5FD8">
          <w:rPr>
            <w:rFonts w:ascii="Helvetica" w:eastAsia="宋体" w:hAnsi="Helvetica" w:cs="Helvetica"/>
            <w:color w:val="333333"/>
            <w:kern w:val="0"/>
            <w:szCs w:val="21"/>
          </w:rPr>
          <w:delText>、方案、</w:delText>
        </w:r>
        <w:r w:rsidDel="002C5FD8">
          <w:rPr>
            <w:rFonts w:ascii="Helvetica" w:eastAsia="宋体" w:hAnsi="Helvetica" w:cs="Helvetica" w:hint="eastAsia"/>
            <w:color w:val="333333"/>
            <w:kern w:val="0"/>
            <w:szCs w:val="21"/>
          </w:rPr>
          <w:delText>扩</w:delText>
        </w:r>
        <w:r w:rsidDel="002C5FD8">
          <w:rPr>
            <w:rFonts w:ascii="Helvetica" w:eastAsia="宋体" w:hAnsi="Helvetica" w:cs="Helvetica"/>
            <w:color w:val="333333"/>
            <w:kern w:val="0"/>
            <w:szCs w:val="21"/>
          </w:rPr>
          <w:delText>初、</w:delText>
        </w:r>
        <w:r w:rsidDel="002C5FD8">
          <w:rPr>
            <w:rFonts w:ascii="Helvetica" w:eastAsia="宋体" w:hAnsi="Helvetica" w:cs="Helvetica" w:hint="eastAsia"/>
            <w:color w:val="333333"/>
            <w:kern w:val="0"/>
            <w:szCs w:val="21"/>
          </w:rPr>
          <w:delText>施工</w:delText>
        </w:r>
        <w:r w:rsidDel="002C5FD8">
          <w:rPr>
            <w:rFonts w:ascii="Helvetica" w:eastAsia="宋体" w:hAnsi="Helvetica" w:cs="Helvetica"/>
            <w:color w:val="333333"/>
            <w:kern w:val="0"/>
            <w:szCs w:val="21"/>
          </w:rPr>
          <w:delText>图、后期</w:delText>
        </w:r>
        <w:r w:rsidDel="002C5FD8">
          <w:rPr>
            <w:rFonts w:ascii="Helvetica" w:eastAsia="宋体" w:hAnsi="Helvetica" w:cs="Helvetica" w:hint="eastAsia"/>
            <w:color w:val="333333"/>
            <w:kern w:val="0"/>
            <w:szCs w:val="21"/>
          </w:rPr>
          <w:delText>、</w:delText>
        </w:r>
        <w:r w:rsidDel="002C5FD8">
          <w:rPr>
            <w:rFonts w:ascii="Helvetica" w:eastAsia="宋体" w:hAnsi="Helvetica" w:cs="Helvetica"/>
            <w:color w:val="333333"/>
            <w:kern w:val="0"/>
            <w:szCs w:val="21"/>
          </w:rPr>
          <w:delText>其它）</w:delText>
        </w:r>
      </w:del>
    </w:p>
    <w:p w14:paraId="1B21436A" w14:textId="14E472F6" w:rsidR="006D6025" w:rsidDel="002C5FD8" w:rsidRDefault="006D6025" w:rsidP="00207EFD">
      <w:pPr>
        <w:widowControl/>
        <w:numPr>
          <w:ilvl w:val="0"/>
          <w:numId w:val="3"/>
        </w:numPr>
        <w:shd w:val="clear" w:color="auto" w:fill="FFFFFF"/>
        <w:spacing w:before="100" w:beforeAutospacing="1" w:after="100" w:afterAutospacing="1"/>
        <w:jc w:val="left"/>
        <w:rPr>
          <w:del w:id="2" w:author="Guo, Ying" w:date="2017-09-29T10:48:00Z"/>
          <w:rFonts w:ascii="Helvetica" w:eastAsia="宋体" w:hAnsi="Helvetica" w:cs="Helvetica"/>
          <w:color w:val="333333"/>
          <w:kern w:val="0"/>
          <w:szCs w:val="21"/>
        </w:rPr>
      </w:pPr>
      <w:del w:id="3" w:author="Guo, Ying" w:date="2017-09-29T10:48:00Z">
        <w:r w:rsidDel="00AC25DD">
          <w:rPr>
            <w:rFonts w:ascii="Helvetica" w:eastAsia="宋体" w:hAnsi="Helvetica" w:cs="Helvetica" w:hint="eastAsia"/>
            <w:color w:val="333333"/>
            <w:kern w:val="0"/>
            <w:szCs w:val="21"/>
          </w:rPr>
          <w:delText>工种</w:delText>
        </w:r>
        <w:r w:rsidDel="002C5FD8">
          <w:rPr>
            <w:rFonts w:ascii="Helvetica" w:eastAsia="宋体" w:hAnsi="Helvetica" w:cs="Helvetica"/>
            <w:color w:val="333333"/>
            <w:kern w:val="0"/>
            <w:szCs w:val="21"/>
          </w:rPr>
          <w:delText>（</w:delText>
        </w:r>
        <w:r w:rsidDel="002C5FD8">
          <w:rPr>
            <w:rFonts w:ascii="Helvetica" w:eastAsia="宋体" w:hAnsi="Helvetica" w:cs="Helvetica" w:hint="eastAsia"/>
            <w:color w:val="333333"/>
            <w:kern w:val="0"/>
            <w:szCs w:val="21"/>
          </w:rPr>
          <w:delText>方案</w:delText>
        </w:r>
        <w:r w:rsidDel="002C5FD8">
          <w:rPr>
            <w:rFonts w:ascii="Helvetica" w:eastAsia="宋体" w:hAnsi="Helvetica" w:cs="Helvetica"/>
            <w:color w:val="333333"/>
            <w:kern w:val="0"/>
            <w:szCs w:val="21"/>
          </w:rPr>
          <w:delText>、</w:delText>
        </w:r>
        <w:r w:rsidDel="002C5FD8">
          <w:rPr>
            <w:rFonts w:ascii="Helvetica" w:eastAsia="宋体" w:hAnsi="Helvetica" w:cs="Helvetica" w:hint="eastAsia"/>
            <w:color w:val="333333"/>
            <w:kern w:val="0"/>
            <w:szCs w:val="21"/>
          </w:rPr>
          <w:delText>土</w:delText>
        </w:r>
        <w:r w:rsidDel="002C5FD8">
          <w:rPr>
            <w:rFonts w:ascii="Helvetica" w:eastAsia="宋体" w:hAnsi="Helvetica" w:cs="Helvetica"/>
            <w:color w:val="333333"/>
            <w:kern w:val="0"/>
            <w:szCs w:val="21"/>
          </w:rPr>
          <w:delText>建、植物、水电、其它）</w:delText>
        </w:r>
      </w:del>
    </w:p>
    <w:p w14:paraId="6623EF9B" w14:textId="77777777" w:rsidR="006D6025" w:rsidRPr="00207EFD" w:rsidRDefault="006D6025" w:rsidP="00207EFD">
      <w:pPr>
        <w:widowControl/>
        <w:numPr>
          <w:ilvl w:val="0"/>
          <w:numId w:val="3"/>
        </w:numPr>
        <w:shd w:val="clear" w:color="auto" w:fill="FFFFFF"/>
        <w:spacing w:before="100" w:beforeAutospacing="1" w:after="100" w:afterAutospacing="1"/>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星</w:t>
      </w:r>
      <w:r>
        <w:rPr>
          <w:rFonts w:ascii="Helvetica" w:eastAsia="宋体" w:hAnsi="Helvetica" w:cs="Helvetica"/>
          <w:color w:val="333333"/>
          <w:kern w:val="0"/>
          <w:szCs w:val="21"/>
        </w:rPr>
        <w:t>标</w:t>
      </w:r>
    </w:p>
    <w:p w14:paraId="0BABECB2" w14:textId="77777777" w:rsidR="00207EFD" w:rsidRPr="00207EFD" w:rsidRDefault="00207EFD" w:rsidP="00424DE6">
      <w:pPr>
        <w:widowControl/>
        <w:numPr>
          <w:ilvl w:val="0"/>
          <w:numId w:val="3"/>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描述</w:t>
      </w:r>
    </w:p>
    <w:p w14:paraId="5DA424E8" w14:textId="77777777" w:rsidR="00207EFD" w:rsidRPr="00207EFD" w:rsidRDefault="00207EFD" w:rsidP="00207EFD">
      <w:pPr>
        <w:widowControl/>
        <w:numPr>
          <w:ilvl w:val="0"/>
          <w:numId w:val="3"/>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项目经理（</w:t>
      </w:r>
      <w:r w:rsidRPr="00207EFD">
        <w:rPr>
          <w:rFonts w:ascii="Helvetica" w:eastAsia="宋体" w:hAnsi="Helvetica" w:cs="Helvetica"/>
          <w:color w:val="333333"/>
          <w:kern w:val="0"/>
          <w:szCs w:val="21"/>
        </w:rPr>
        <w:t>1</w:t>
      </w:r>
      <w:r w:rsidRPr="00207EFD">
        <w:rPr>
          <w:rFonts w:ascii="Helvetica" w:eastAsia="宋体" w:hAnsi="Helvetica" w:cs="Helvetica"/>
          <w:color w:val="333333"/>
          <w:kern w:val="0"/>
          <w:szCs w:val="21"/>
        </w:rPr>
        <w:t>人）</w:t>
      </w:r>
    </w:p>
    <w:p w14:paraId="7D28B39E" w14:textId="7CCE64FB" w:rsidR="00424DE6" w:rsidDel="0008744E" w:rsidRDefault="00D6652F" w:rsidP="00207EFD">
      <w:pPr>
        <w:widowControl/>
        <w:numPr>
          <w:ilvl w:val="0"/>
          <w:numId w:val="3"/>
        </w:numPr>
        <w:shd w:val="clear" w:color="auto" w:fill="FFFFFF"/>
        <w:spacing w:before="100" w:beforeAutospacing="1" w:after="100" w:afterAutospacing="1"/>
        <w:jc w:val="left"/>
        <w:rPr>
          <w:moveFrom w:id="4" w:author="Guo, Ying" w:date="2017-09-29T10:51:00Z"/>
          <w:rFonts w:ascii="Helvetica" w:eastAsia="宋体" w:hAnsi="Helvetica" w:cs="Helvetica"/>
          <w:color w:val="333333"/>
          <w:kern w:val="0"/>
          <w:szCs w:val="21"/>
        </w:rPr>
      </w:pPr>
      <w:moveFromRangeStart w:id="5" w:author="Guo, Ying" w:date="2017-09-29T10:51:00Z" w:name="move494445602"/>
      <w:moveFrom w:id="6" w:author="Guo, Ying" w:date="2017-09-29T10:51:00Z">
        <w:r w:rsidDel="0008744E">
          <w:rPr>
            <w:rFonts w:ascii="Helvetica" w:eastAsia="宋体" w:hAnsi="Helvetica" w:cs="Helvetica" w:hint="eastAsia"/>
            <w:color w:val="333333"/>
            <w:kern w:val="0"/>
            <w:szCs w:val="21"/>
          </w:rPr>
          <w:t>员</w:t>
        </w:r>
        <w:r w:rsidDel="0008744E">
          <w:rPr>
            <w:rFonts w:ascii="Helvetica" w:eastAsia="宋体" w:hAnsi="Helvetica" w:cs="Helvetica"/>
            <w:color w:val="333333"/>
            <w:kern w:val="0"/>
            <w:szCs w:val="21"/>
          </w:rPr>
          <w:t>工</w:t>
        </w:r>
        <w:r w:rsidR="00F22D3E" w:rsidDel="0008744E">
          <w:rPr>
            <w:rFonts w:ascii="Helvetica" w:eastAsia="宋体" w:hAnsi="Helvetica" w:cs="Helvetica" w:hint="eastAsia"/>
            <w:color w:val="333333"/>
            <w:kern w:val="0"/>
            <w:szCs w:val="21"/>
          </w:rPr>
          <w:t>（</w:t>
        </w:r>
        <w:r w:rsidR="00424DE6" w:rsidDel="0008744E">
          <w:rPr>
            <w:rFonts w:ascii="Helvetica" w:eastAsia="宋体" w:hAnsi="Helvetica" w:cs="Helvetica" w:hint="eastAsia"/>
            <w:color w:val="333333"/>
            <w:kern w:val="0"/>
            <w:szCs w:val="21"/>
          </w:rPr>
          <w:t>多</w:t>
        </w:r>
        <w:r w:rsidR="00424DE6" w:rsidDel="0008744E">
          <w:rPr>
            <w:rFonts w:ascii="Helvetica" w:eastAsia="宋体" w:hAnsi="Helvetica" w:cs="Helvetica"/>
            <w:color w:val="333333"/>
            <w:kern w:val="0"/>
            <w:szCs w:val="21"/>
          </w:rPr>
          <w:t>个）</w:t>
        </w:r>
      </w:moveFrom>
    </w:p>
    <w:moveFromRangeEnd w:id="5"/>
    <w:p w14:paraId="1D7F9E59" w14:textId="77777777" w:rsidR="00207EFD" w:rsidRPr="00207EFD" w:rsidRDefault="00207EFD" w:rsidP="00207EFD">
      <w:pPr>
        <w:widowControl/>
        <w:numPr>
          <w:ilvl w:val="0"/>
          <w:numId w:val="3"/>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状态：未开始，进行中，已结束</w:t>
      </w:r>
    </w:p>
    <w:p w14:paraId="16888075" w14:textId="6A080BCF" w:rsidR="0008744E" w:rsidDel="0008744E" w:rsidRDefault="0008744E" w:rsidP="0008744E">
      <w:pPr>
        <w:widowControl/>
        <w:numPr>
          <w:ilvl w:val="0"/>
          <w:numId w:val="3"/>
        </w:numPr>
        <w:shd w:val="clear" w:color="auto" w:fill="FFFFFF"/>
        <w:spacing w:before="100" w:beforeAutospacing="1" w:after="100" w:afterAutospacing="1"/>
        <w:jc w:val="left"/>
        <w:rPr>
          <w:del w:id="7" w:author="Guo, Ying" w:date="2017-09-29T10:51:00Z"/>
          <w:moveTo w:id="8" w:author="Guo, Ying" w:date="2017-09-29T10:51:00Z"/>
          <w:rFonts w:ascii="Helvetica" w:eastAsia="宋体" w:hAnsi="Helvetica" w:cs="Helvetica"/>
          <w:color w:val="333333"/>
          <w:kern w:val="0"/>
          <w:szCs w:val="21"/>
        </w:rPr>
      </w:pPr>
      <w:moveToRangeStart w:id="9" w:author="Guo, Ying" w:date="2017-09-29T10:51:00Z" w:name="move494445602"/>
      <w:moveTo w:id="10" w:author="Guo, Ying" w:date="2017-09-29T10:51:00Z">
        <w:del w:id="11" w:author="Guo, Ying" w:date="2017-09-29T10:51:00Z">
          <w:r w:rsidDel="0008744E">
            <w:rPr>
              <w:rFonts w:ascii="Helvetica" w:eastAsia="宋体" w:hAnsi="Helvetica" w:cs="Helvetica" w:hint="eastAsia"/>
              <w:color w:val="333333"/>
              <w:kern w:val="0"/>
              <w:szCs w:val="21"/>
            </w:rPr>
            <w:delText>员</w:delText>
          </w:r>
          <w:r w:rsidDel="0008744E">
            <w:rPr>
              <w:rFonts w:ascii="Helvetica" w:eastAsia="宋体" w:hAnsi="Helvetica" w:cs="Helvetica"/>
              <w:color w:val="333333"/>
              <w:kern w:val="0"/>
              <w:szCs w:val="21"/>
            </w:rPr>
            <w:delText>工</w:delText>
          </w:r>
          <w:r w:rsidDel="0008744E">
            <w:rPr>
              <w:rFonts w:ascii="Helvetica" w:eastAsia="宋体" w:hAnsi="Helvetica" w:cs="Helvetica" w:hint="eastAsia"/>
              <w:color w:val="333333"/>
              <w:kern w:val="0"/>
              <w:szCs w:val="21"/>
            </w:rPr>
            <w:delText>（多</w:delText>
          </w:r>
          <w:r w:rsidDel="0008744E">
            <w:rPr>
              <w:rFonts w:ascii="Helvetica" w:eastAsia="宋体" w:hAnsi="Helvetica" w:cs="Helvetica"/>
              <w:color w:val="333333"/>
              <w:kern w:val="0"/>
              <w:szCs w:val="21"/>
            </w:rPr>
            <w:delText>个）</w:delText>
          </w:r>
        </w:del>
      </w:moveTo>
    </w:p>
    <w:moveToRangeEnd w:id="9"/>
    <w:p w14:paraId="1FDF1F16" w14:textId="1E55A44B" w:rsidR="002C5FD8" w:rsidRDefault="002C5FD8" w:rsidP="00B265AC">
      <w:pPr>
        <w:widowControl/>
        <w:numPr>
          <w:ilvl w:val="0"/>
          <w:numId w:val="3"/>
        </w:numPr>
        <w:shd w:val="clear" w:color="auto" w:fill="FFFFFF"/>
        <w:spacing w:before="100" w:beforeAutospacing="1" w:after="100" w:afterAutospacing="1"/>
        <w:jc w:val="left"/>
        <w:rPr>
          <w:ins w:id="12" w:author="Guo, Ying" w:date="2017-09-29T10:50:00Z"/>
          <w:rFonts w:ascii="Helvetica" w:eastAsia="宋体" w:hAnsi="Helvetica" w:cs="Helvetica"/>
          <w:color w:val="333333"/>
          <w:kern w:val="0"/>
          <w:szCs w:val="21"/>
        </w:rPr>
      </w:pPr>
      <w:ins w:id="13" w:author="Guo, Ying" w:date="2017-09-29T10:49:00Z">
        <w:r w:rsidRPr="00B265AC">
          <w:rPr>
            <w:rFonts w:ascii="Helvetica" w:eastAsia="宋体" w:hAnsi="Helvetica" w:cs="Helvetica" w:hint="eastAsia"/>
            <w:color w:val="333333"/>
            <w:kern w:val="0"/>
            <w:szCs w:val="21"/>
          </w:rPr>
          <w:t>参数：</w:t>
        </w:r>
      </w:ins>
    </w:p>
    <w:p w14:paraId="568C8445" w14:textId="0CBC6767" w:rsidR="0008744E" w:rsidRDefault="0008744E">
      <w:pPr>
        <w:widowControl/>
        <w:numPr>
          <w:ilvl w:val="1"/>
          <w:numId w:val="3"/>
        </w:numPr>
        <w:shd w:val="clear" w:color="auto" w:fill="FFFFFF"/>
        <w:spacing w:before="100" w:beforeAutospacing="1" w:after="100" w:afterAutospacing="1"/>
        <w:jc w:val="left"/>
        <w:rPr>
          <w:ins w:id="14" w:author="Guo, Ying" w:date="2017-09-29T10:50:00Z"/>
          <w:rFonts w:ascii="Helvetica" w:eastAsia="宋体" w:hAnsi="Helvetica" w:cs="Helvetica"/>
          <w:color w:val="333333"/>
          <w:kern w:val="0"/>
          <w:szCs w:val="21"/>
        </w:rPr>
        <w:pPrChange w:id="15" w:author="Guo, Ying" w:date="2017-09-29T10:50:00Z">
          <w:pPr>
            <w:widowControl/>
            <w:numPr>
              <w:numId w:val="3"/>
            </w:numPr>
            <w:shd w:val="clear" w:color="auto" w:fill="FFFFFF"/>
            <w:tabs>
              <w:tab w:val="num" w:pos="720"/>
            </w:tabs>
            <w:spacing w:before="100" w:beforeAutospacing="1" w:after="100" w:afterAutospacing="1"/>
            <w:ind w:left="720" w:hanging="360"/>
            <w:jc w:val="left"/>
          </w:pPr>
        </w:pPrChange>
      </w:pPr>
      <w:ins w:id="16" w:author="Guo, Ying" w:date="2017-09-29T10:50:00Z">
        <w:r w:rsidRPr="0008744E">
          <w:rPr>
            <w:rFonts w:ascii="Helvetica" w:eastAsia="宋体" w:hAnsi="Helvetica" w:cs="Helvetica" w:hint="eastAsia"/>
            <w:color w:val="333333"/>
            <w:kern w:val="0"/>
            <w:szCs w:val="21"/>
          </w:rPr>
          <w:t>项目规模（用于目标绩效积分计算</w:t>
        </w:r>
      </w:ins>
    </w:p>
    <w:p w14:paraId="61F60A38" w14:textId="77777777" w:rsidR="0008744E" w:rsidRPr="0008744E" w:rsidRDefault="0008744E" w:rsidP="0008744E">
      <w:pPr>
        <w:widowControl/>
        <w:numPr>
          <w:ilvl w:val="1"/>
          <w:numId w:val="3"/>
        </w:numPr>
        <w:shd w:val="clear" w:color="auto" w:fill="FFFFFF"/>
        <w:spacing w:before="100" w:beforeAutospacing="1" w:after="100" w:afterAutospacing="1"/>
        <w:jc w:val="left"/>
        <w:rPr>
          <w:ins w:id="17" w:author="Guo, Ying" w:date="2017-09-29T10:50:00Z"/>
          <w:rFonts w:ascii="Helvetica" w:eastAsia="宋体" w:hAnsi="Helvetica" w:cs="Helvetica"/>
          <w:color w:val="333333"/>
          <w:kern w:val="0"/>
          <w:szCs w:val="21"/>
        </w:rPr>
      </w:pPr>
      <w:ins w:id="18" w:author="Guo, Ying" w:date="2017-09-29T10:50:00Z">
        <w:r w:rsidRPr="0008744E">
          <w:rPr>
            <w:rFonts w:ascii="Helvetica" w:eastAsia="宋体" w:hAnsi="Helvetica" w:cs="Helvetica" w:hint="eastAsia"/>
            <w:color w:val="333333"/>
            <w:kern w:val="0"/>
            <w:szCs w:val="21"/>
          </w:rPr>
          <w:t>项目类型（用于目标绩效积分计算）</w:t>
        </w:r>
      </w:ins>
    </w:p>
    <w:p w14:paraId="36F2DE16" w14:textId="37D43407" w:rsidR="0008744E" w:rsidRPr="0008744E" w:rsidRDefault="0008744E" w:rsidP="0008744E">
      <w:pPr>
        <w:widowControl/>
        <w:numPr>
          <w:ilvl w:val="1"/>
          <w:numId w:val="3"/>
        </w:numPr>
        <w:shd w:val="clear" w:color="auto" w:fill="FFFFFF"/>
        <w:spacing w:before="100" w:beforeAutospacing="1" w:after="100" w:afterAutospacing="1"/>
        <w:jc w:val="left"/>
        <w:rPr>
          <w:ins w:id="19" w:author="Guo, Ying" w:date="2017-09-29T10:50:00Z"/>
          <w:rFonts w:ascii="Helvetica" w:eastAsia="宋体" w:hAnsi="Helvetica" w:cs="Helvetica"/>
          <w:color w:val="333333"/>
          <w:kern w:val="0"/>
          <w:szCs w:val="21"/>
        </w:rPr>
      </w:pPr>
      <w:ins w:id="20" w:author="Guo, Ying" w:date="2017-09-29T10:50:00Z">
        <w:r w:rsidRPr="0008744E">
          <w:rPr>
            <w:rFonts w:ascii="Helvetica" w:eastAsia="宋体" w:hAnsi="Helvetica" w:cs="Helvetica" w:hint="eastAsia"/>
            <w:color w:val="333333"/>
            <w:kern w:val="0"/>
            <w:szCs w:val="21"/>
          </w:rPr>
          <w:t>难度（用于目标绩效积分计算）</w:t>
        </w:r>
      </w:ins>
    </w:p>
    <w:p w14:paraId="1E3EC05F" w14:textId="3F0A4874" w:rsidR="0008744E" w:rsidRPr="0008744E" w:rsidRDefault="0008744E" w:rsidP="0008744E">
      <w:pPr>
        <w:widowControl/>
        <w:numPr>
          <w:ilvl w:val="1"/>
          <w:numId w:val="3"/>
        </w:numPr>
        <w:shd w:val="clear" w:color="auto" w:fill="FFFFFF"/>
        <w:spacing w:before="100" w:beforeAutospacing="1" w:after="100" w:afterAutospacing="1"/>
        <w:jc w:val="left"/>
        <w:rPr>
          <w:ins w:id="21" w:author="Guo, Ying" w:date="2017-09-29T10:50:00Z"/>
          <w:rFonts w:ascii="Helvetica" w:eastAsia="宋体" w:hAnsi="Helvetica" w:cs="Helvetica"/>
          <w:color w:val="333333"/>
          <w:kern w:val="0"/>
          <w:szCs w:val="21"/>
        </w:rPr>
      </w:pPr>
      <w:ins w:id="22" w:author="Guo, Ying" w:date="2017-09-29T10:50:00Z">
        <w:r w:rsidRPr="0008744E">
          <w:rPr>
            <w:rFonts w:ascii="Helvetica" w:eastAsia="宋体" w:hAnsi="Helvetica" w:cs="Helvetica" w:hint="eastAsia"/>
            <w:color w:val="333333"/>
            <w:kern w:val="0"/>
            <w:szCs w:val="21"/>
          </w:rPr>
          <w:t>质量及效率（用于目标绩效积分计算）</w:t>
        </w:r>
      </w:ins>
    </w:p>
    <w:p w14:paraId="6866AFD6" w14:textId="0C091AFD" w:rsidR="0008744E" w:rsidRPr="0008744E" w:rsidRDefault="0008744E" w:rsidP="0008744E">
      <w:pPr>
        <w:widowControl/>
        <w:numPr>
          <w:ilvl w:val="1"/>
          <w:numId w:val="3"/>
        </w:numPr>
        <w:shd w:val="clear" w:color="auto" w:fill="FFFFFF"/>
        <w:spacing w:before="100" w:beforeAutospacing="1" w:after="100" w:afterAutospacing="1"/>
        <w:jc w:val="left"/>
        <w:rPr>
          <w:ins w:id="23" w:author="Guo, Ying" w:date="2017-09-29T10:50:00Z"/>
          <w:rFonts w:ascii="Helvetica" w:eastAsia="宋体" w:hAnsi="Helvetica" w:cs="Helvetica"/>
          <w:color w:val="333333"/>
          <w:kern w:val="0"/>
          <w:szCs w:val="21"/>
        </w:rPr>
      </w:pPr>
      <w:ins w:id="24" w:author="Guo, Ying" w:date="2017-09-29T10:50:00Z">
        <w:r w:rsidRPr="0008744E">
          <w:rPr>
            <w:rFonts w:ascii="Helvetica" w:eastAsia="宋体" w:hAnsi="Helvetica" w:cs="Helvetica" w:hint="eastAsia"/>
            <w:color w:val="333333"/>
            <w:kern w:val="0"/>
            <w:szCs w:val="21"/>
          </w:rPr>
          <w:t>专业积分（绝对值，用于目标绩效积分计算）</w:t>
        </w:r>
      </w:ins>
    </w:p>
    <w:p w14:paraId="32D79683" w14:textId="425C0B8A" w:rsidR="0008744E" w:rsidRPr="00B265AC" w:rsidRDefault="0008744E">
      <w:pPr>
        <w:widowControl/>
        <w:numPr>
          <w:ilvl w:val="1"/>
          <w:numId w:val="3"/>
        </w:numPr>
        <w:shd w:val="clear" w:color="auto" w:fill="FFFFFF"/>
        <w:spacing w:before="100" w:beforeAutospacing="1" w:after="100" w:afterAutospacing="1"/>
        <w:jc w:val="left"/>
        <w:rPr>
          <w:ins w:id="25" w:author="Guo, Ying" w:date="2017-09-29T10:50:00Z"/>
          <w:rFonts w:ascii="Helvetica" w:eastAsia="宋体" w:hAnsi="Helvetica" w:cs="Helvetica"/>
          <w:color w:val="333333"/>
          <w:kern w:val="0"/>
          <w:szCs w:val="21"/>
        </w:rPr>
        <w:pPrChange w:id="26" w:author="Guo, Ying" w:date="2017-09-29T10:50:00Z">
          <w:pPr>
            <w:widowControl/>
            <w:numPr>
              <w:numId w:val="3"/>
            </w:numPr>
            <w:shd w:val="clear" w:color="auto" w:fill="FFFFFF"/>
            <w:tabs>
              <w:tab w:val="num" w:pos="720"/>
            </w:tabs>
            <w:spacing w:before="100" w:beforeAutospacing="1" w:after="100" w:afterAutospacing="1"/>
            <w:ind w:left="720" w:hanging="360"/>
            <w:jc w:val="left"/>
          </w:pPr>
        </w:pPrChange>
      </w:pPr>
      <w:ins w:id="27" w:author="Guo, Ying" w:date="2017-09-29T10:50:00Z">
        <w:r w:rsidRPr="0008744E">
          <w:rPr>
            <w:rFonts w:ascii="Helvetica" w:eastAsia="宋体" w:hAnsi="Helvetica" w:cs="Helvetica" w:hint="eastAsia"/>
            <w:color w:val="333333"/>
            <w:kern w:val="0"/>
            <w:szCs w:val="21"/>
          </w:rPr>
          <w:t>返工率（用于目标绩效积分计算）</w:t>
        </w:r>
      </w:ins>
    </w:p>
    <w:p w14:paraId="43EA902D" w14:textId="4271B951" w:rsidR="00207EFD" w:rsidRPr="00207EFD" w:rsidDel="002C5FD8" w:rsidRDefault="00207EFD">
      <w:pPr>
        <w:widowControl/>
        <w:shd w:val="clear" w:color="auto" w:fill="FFFFFF"/>
        <w:spacing w:before="100" w:beforeAutospacing="1" w:after="100" w:afterAutospacing="1"/>
        <w:jc w:val="left"/>
        <w:rPr>
          <w:del w:id="28" w:author="Guo, Ying" w:date="2017-09-29T10:48:00Z"/>
          <w:rFonts w:ascii="Helvetica" w:eastAsia="宋体" w:hAnsi="Helvetica" w:cs="Helvetica"/>
          <w:color w:val="333333"/>
          <w:kern w:val="0"/>
          <w:szCs w:val="21"/>
        </w:rPr>
        <w:pPrChange w:id="29" w:author="Guo, Ying" w:date="2017-09-29T10:50:00Z">
          <w:pPr>
            <w:widowControl/>
            <w:numPr>
              <w:numId w:val="3"/>
            </w:numPr>
            <w:shd w:val="clear" w:color="auto" w:fill="FFFFFF"/>
            <w:tabs>
              <w:tab w:val="num" w:pos="720"/>
            </w:tabs>
            <w:spacing w:before="100" w:beforeAutospacing="1" w:after="100" w:afterAutospacing="1"/>
            <w:ind w:left="720" w:hanging="360"/>
            <w:jc w:val="left"/>
          </w:pPr>
        </w:pPrChange>
      </w:pPr>
      <w:del w:id="30" w:author="Guo, Ying" w:date="2017-09-29T10:48:00Z">
        <w:r w:rsidRPr="00207EFD" w:rsidDel="002C5FD8">
          <w:rPr>
            <w:rFonts w:ascii="Helvetica" w:eastAsia="宋体" w:hAnsi="Helvetica" w:cs="Helvetica"/>
            <w:color w:val="333333"/>
            <w:kern w:val="0"/>
            <w:szCs w:val="21"/>
          </w:rPr>
          <w:delText>目标工时积分</w:delText>
        </w:r>
      </w:del>
    </w:p>
    <w:p w14:paraId="18A9F201" w14:textId="167EE0A4" w:rsidR="00207EFD" w:rsidRPr="00207EFD" w:rsidDel="0008744E" w:rsidRDefault="00207EFD">
      <w:pPr>
        <w:widowControl/>
        <w:shd w:val="clear" w:color="auto" w:fill="FFFFFF"/>
        <w:spacing w:before="100" w:beforeAutospacing="1" w:after="100" w:afterAutospacing="1"/>
        <w:jc w:val="left"/>
        <w:rPr>
          <w:del w:id="31" w:author="Guo, Ying" w:date="2017-09-29T10:50:00Z"/>
          <w:rFonts w:ascii="Helvetica" w:eastAsia="宋体" w:hAnsi="Helvetica" w:cs="Helvetica"/>
          <w:color w:val="333333"/>
          <w:kern w:val="0"/>
          <w:szCs w:val="21"/>
        </w:rPr>
        <w:pPrChange w:id="32" w:author="Guo, Ying" w:date="2017-09-29T10:50:00Z">
          <w:pPr>
            <w:widowControl/>
            <w:numPr>
              <w:numId w:val="3"/>
            </w:numPr>
            <w:shd w:val="clear" w:color="auto" w:fill="FFFFFF"/>
            <w:tabs>
              <w:tab w:val="num" w:pos="720"/>
            </w:tabs>
            <w:spacing w:before="100" w:beforeAutospacing="1" w:after="100" w:afterAutospacing="1"/>
            <w:ind w:left="720" w:hanging="360"/>
            <w:jc w:val="left"/>
          </w:pPr>
        </w:pPrChange>
      </w:pPr>
      <w:del w:id="33" w:author="Guo, Ying" w:date="2017-09-29T10:50:00Z">
        <w:r w:rsidRPr="00207EFD" w:rsidDel="0008744E">
          <w:rPr>
            <w:rFonts w:ascii="Helvetica" w:eastAsia="宋体" w:hAnsi="Helvetica" w:cs="Helvetica"/>
            <w:color w:val="333333"/>
            <w:kern w:val="0"/>
            <w:szCs w:val="21"/>
          </w:rPr>
          <w:delText>项目规模（用于目标绩效积分计算）</w:delText>
        </w:r>
      </w:del>
    </w:p>
    <w:p w14:paraId="4AB5DA2B" w14:textId="7A14E0B7" w:rsidR="00207EFD" w:rsidRPr="00207EFD" w:rsidDel="0008744E" w:rsidRDefault="00207EFD">
      <w:pPr>
        <w:widowControl/>
        <w:shd w:val="clear" w:color="auto" w:fill="FFFFFF"/>
        <w:spacing w:before="100" w:beforeAutospacing="1" w:after="100" w:afterAutospacing="1"/>
        <w:jc w:val="left"/>
        <w:rPr>
          <w:del w:id="34" w:author="Guo, Ying" w:date="2017-09-29T10:50:00Z"/>
          <w:rFonts w:ascii="Helvetica" w:eastAsia="宋体" w:hAnsi="Helvetica" w:cs="Helvetica"/>
          <w:color w:val="333333"/>
          <w:kern w:val="0"/>
          <w:szCs w:val="21"/>
        </w:rPr>
        <w:pPrChange w:id="35" w:author="Guo, Ying" w:date="2017-09-29T10:50:00Z">
          <w:pPr>
            <w:widowControl/>
            <w:numPr>
              <w:numId w:val="3"/>
            </w:numPr>
            <w:shd w:val="clear" w:color="auto" w:fill="FFFFFF"/>
            <w:tabs>
              <w:tab w:val="num" w:pos="720"/>
            </w:tabs>
            <w:spacing w:before="100" w:beforeAutospacing="1" w:after="100" w:afterAutospacing="1"/>
            <w:ind w:left="720" w:hanging="360"/>
            <w:jc w:val="left"/>
          </w:pPr>
        </w:pPrChange>
      </w:pPr>
      <w:del w:id="36" w:author="Guo, Ying" w:date="2017-09-29T10:50:00Z">
        <w:r w:rsidRPr="00207EFD" w:rsidDel="0008744E">
          <w:rPr>
            <w:rFonts w:ascii="Helvetica" w:eastAsia="宋体" w:hAnsi="Helvetica" w:cs="Helvetica"/>
            <w:color w:val="333333"/>
            <w:kern w:val="0"/>
            <w:szCs w:val="21"/>
          </w:rPr>
          <w:delText>项目类型（用于目标绩效积分计算）</w:delText>
        </w:r>
      </w:del>
    </w:p>
    <w:p w14:paraId="3D7F7A3D" w14:textId="224D3DD8" w:rsidR="00207EFD" w:rsidRPr="00207EFD" w:rsidDel="0008744E" w:rsidRDefault="00207EFD" w:rsidP="00207EFD">
      <w:pPr>
        <w:widowControl/>
        <w:numPr>
          <w:ilvl w:val="0"/>
          <w:numId w:val="3"/>
        </w:numPr>
        <w:shd w:val="clear" w:color="auto" w:fill="FFFFFF"/>
        <w:spacing w:before="100" w:beforeAutospacing="1" w:after="100" w:afterAutospacing="1"/>
        <w:jc w:val="left"/>
        <w:rPr>
          <w:del w:id="37" w:author="Guo, Ying" w:date="2017-09-29T10:50:00Z"/>
          <w:rFonts w:ascii="Helvetica" w:eastAsia="宋体" w:hAnsi="Helvetica" w:cs="Helvetica"/>
          <w:color w:val="333333"/>
          <w:kern w:val="0"/>
          <w:szCs w:val="21"/>
        </w:rPr>
      </w:pPr>
      <w:del w:id="38" w:author="Guo, Ying" w:date="2017-09-29T10:50:00Z">
        <w:r w:rsidRPr="00207EFD" w:rsidDel="0008744E">
          <w:rPr>
            <w:rFonts w:ascii="Helvetica" w:eastAsia="宋体" w:hAnsi="Helvetica" w:cs="Helvetica"/>
            <w:color w:val="333333"/>
            <w:kern w:val="0"/>
            <w:szCs w:val="21"/>
          </w:rPr>
          <w:delText>难度（用于目标绩效积分计算）</w:delText>
        </w:r>
      </w:del>
    </w:p>
    <w:p w14:paraId="5E814F19" w14:textId="2284EA6F" w:rsidR="00207EFD" w:rsidRPr="00207EFD" w:rsidDel="0008744E" w:rsidRDefault="00207EFD" w:rsidP="00207EFD">
      <w:pPr>
        <w:widowControl/>
        <w:numPr>
          <w:ilvl w:val="0"/>
          <w:numId w:val="3"/>
        </w:numPr>
        <w:shd w:val="clear" w:color="auto" w:fill="FFFFFF"/>
        <w:spacing w:before="100" w:beforeAutospacing="1" w:after="100" w:afterAutospacing="1"/>
        <w:jc w:val="left"/>
        <w:rPr>
          <w:del w:id="39" w:author="Guo, Ying" w:date="2017-09-29T10:50:00Z"/>
          <w:rFonts w:ascii="Helvetica" w:eastAsia="宋体" w:hAnsi="Helvetica" w:cs="Helvetica"/>
          <w:color w:val="333333"/>
          <w:kern w:val="0"/>
          <w:szCs w:val="21"/>
        </w:rPr>
      </w:pPr>
      <w:del w:id="40" w:author="Guo, Ying" w:date="2017-09-29T10:50:00Z">
        <w:r w:rsidRPr="00207EFD" w:rsidDel="0008744E">
          <w:rPr>
            <w:rFonts w:ascii="Helvetica" w:eastAsia="宋体" w:hAnsi="Helvetica" w:cs="Helvetica"/>
            <w:color w:val="333333"/>
            <w:kern w:val="0"/>
            <w:szCs w:val="21"/>
          </w:rPr>
          <w:delText>质量及效率（用于目标绩效积分计算）</w:delText>
        </w:r>
      </w:del>
    </w:p>
    <w:p w14:paraId="21C4633A" w14:textId="7A9C4710" w:rsidR="00207EFD" w:rsidDel="0008744E" w:rsidRDefault="00C67FF1" w:rsidP="00207EFD">
      <w:pPr>
        <w:widowControl/>
        <w:numPr>
          <w:ilvl w:val="0"/>
          <w:numId w:val="3"/>
        </w:numPr>
        <w:shd w:val="clear" w:color="auto" w:fill="FFFFFF"/>
        <w:spacing w:before="100" w:beforeAutospacing="1" w:after="100" w:afterAutospacing="1"/>
        <w:jc w:val="left"/>
        <w:rPr>
          <w:del w:id="41" w:author="Guo, Ying" w:date="2017-09-29T10:50:00Z"/>
          <w:rFonts w:ascii="Helvetica" w:eastAsia="宋体" w:hAnsi="Helvetica" w:cs="Helvetica"/>
          <w:color w:val="333333"/>
          <w:kern w:val="0"/>
          <w:szCs w:val="21"/>
        </w:rPr>
      </w:pPr>
      <w:del w:id="42" w:author="Guo, Ying" w:date="2017-09-29T10:50:00Z">
        <w:r w:rsidDel="0008744E">
          <w:rPr>
            <w:rFonts w:ascii="Helvetica" w:eastAsia="宋体" w:hAnsi="Helvetica" w:cs="Helvetica"/>
            <w:color w:val="333333"/>
            <w:kern w:val="0"/>
            <w:szCs w:val="21"/>
          </w:rPr>
          <w:delText>专业</w:delText>
        </w:r>
        <w:r w:rsidDel="0008744E">
          <w:rPr>
            <w:rFonts w:ascii="Helvetica" w:eastAsia="宋体" w:hAnsi="Helvetica" w:cs="Helvetica" w:hint="eastAsia"/>
            <w:color w:val="333333"/>
            <w:kern w:val="0"/>
            <w:szCs w:val="21"/>
          </w:rPr>
          <w:delText>积</w:delText>
        </w:r>
        <w:r w:rsidDel="0008744E">
          <w:rPr>
            <w:rFonts w:ascii="Helvetica" w:eastAsia="宋体" w:hAnsi="Helvetica" w:cs="Helvetica"/>
            <w:color w:val="333333"/>
            <w:kern w:val="0"/>
            <w:szCs w:val="21"/>
          </w:rPr>
          <w:delText>分</w:delText>
        </w:r>
        <w:r w:rsidDel="0008744E">
          <w:rPr>
            <w:rFonts w:ascii="Helvetica" w:eastAsia="宋体" w:hAnsi="Helvetica" w:cs="Helvetica" w:hint="eastAsia"/>
            <w:color w:val="333333"/>
            <w:kern w:val="0"/>
            <w:szCs w:val="21"/>
          </w:rPr>
          <w:delText>（</w:delText>
        </w:r>
        <w:r w:rsidDel="0008744E">
          <w:rPr>
            <w:rFonts w:ascii="Helvetica" w:eastAsia="宋体" w:hAnsi="Helvetica" w:cs="Helvetica"/>
            <w:color w:val="333333"/>
            <w:kern w:val="0"/>
            <w:szCs w:val="21"/>
          </w:rPr>
          <w:delText>绝对值，</w:delText>
        </w:r>
        <w:r w:rsidR="00207EFD" w:rsidRPr="00207EFD" w:rsidDel="0008744E">
          <w:rPr>
            <w:rFonts w:ascii="Helvetica" w:eastAsia="宋体" w:hAnsi="Helvetica" w:cs="Helvetica"/>
            <w:color w:val="333333"/>
            <w:kern w:val="0"/>
            <w:szCs w:val="21"/>
          </w:rPr>
          <w:delText>用于目标绩效积分计算）</w:delText>
        </w:r>
      </w:del>
    </w:p>
    <w:p w14:paraId="64155A03" w14:textId="51B9F5FA" w:rsidR="002C5FD8" w:rsidRDefault="00D770C4" w:rsidP="00FE2EE1">
      <w:pPr>
        <w:widowControl/>
        <w:numPr>
          <w:ilvl w:val="0"/>
          <w:numId w:val="3"/>
        </w:numPr>
        <w:shd w:val="clear" w:color="auto" w:fill="FFFFFF"/>
        <w:spacing w:before="100" w:beforeAutospacing="1" w:after="100" w:afterAutospacing="1"/>
        <w:jc w:val="left"/>
        <w:rPr>
          <w:ins w:id="43" w:author="Guo, Ying" w:date="2017-09-29T10:51:00Z"/>
          <w:rFonts w:ascii="Helvetica" w:eastAsia="宋体" w:hAnsi="Helvetica" w:cs="Helvetica"/>
          <w:color w:val="333333"/>
          <w:kern w:val="0"/>
          <w:szCs w:val="21"/>
        </w:rPr>
      </w:pPr>
      <w:del w:id="44" w:author="Guo, Ying" w:date="2017-09-29T10:50:00Z">
        <w:r w:rsidDel="0008744E">
          <w:rPr>
            <w:rFonts w:ascii="Helvetica" w:eastAsia="宋体" w:hAnsi="Helvetica" w:cs="Helvetica" w:hint="eastAsia"/>
            <w:color w:val="333333"/>
            <w:kern w:val="0"/>
            <w:szCs w:val="21"/>
          </w:rPr>
          <w:delText>返</w:delText>
        </w:r>
        <w:r w:rsidDel="0008744E">
          <w:rPr>
            <w:rFonts w:ascii="Helvetica" w:eastAsia="宋体" w:hAnsi="Helvetica" w:cs="Helvetica"/>
            <w:color w:val="333333"/>
            <w:kern w:val="0"/>
            <w:szCs w:val="21"/>
          </w:rPr>
          <w:delText>工率（</w:delText>
        </w:r>
        <w:r w:rsidDel="0008744E">
          <w:rPr>
            <w:rFonts w:ascii="Helvetica" w:eastAsia="宋体" w:hAnsi="Helvetica" w:cs="Helvetica" w:hint="eastAsia"/>
            <w:color w:val="333333"/>
            <w:kern w:val="0"/>
            <w:szCs w:val="21"/>
          </w:rPr>
          <w:delText>用</w:delText>
        </w:r>
        <w:r w:rsidDel="0008744E">
          <w:rPr>
            <w:rFonts w:ascii="Helvetica" w:eastAsia="宋体" w:hAnsi="Helvetica" w:cs="Helvetica"/>
            <w:color w:val="333333"/>
            <w:kern w:val="0"/>
            <w:szCs w:val="21"/>
          </w:rPr>
          <w:delText>于</w:delText>
        </w:r>
        <w:r w:rsidDel="0008744E">
          <w:rPr>
            <w:rFonts w:ascii="Helvetica" w:eastAsia="宋体" w:hAnsi="Helvetica" w:cs="Helvetica" w:hint="eastAsia"/>
            <w:color w:val="333333"/>
            <w:kern w:val="0"/>
            <w:szCs w:val="21"/>
          </w:rPr>
          <w:delText>目标</w:delText>
        </w:r>
        <w:r w:rsidDel="0008744E">
          <w:rPr>
            <w:rFonts w:ascii="Helvetica" w:eastAsia="宋体" w:hAnsi="Helvetica" w:cs="Helvetica"/>
            <w:color w:val="333333"/>
            <w:kern w:val="0"/>
            <w:szCs w:val="21"/>
          </w:rPr>
          <w:delText>绩效积分计算）</w:delText>
        </w:r>
      </w:del>
      <w:ins w:id="45" w:author="Guo, Ying" w:date="2017-09-29T10:48:00Z">
        <w:r w:rsidR="002C5FD8">
          <w:rPr>
            <w:rFonts w:ascii="Helvetica" w:eastAsia="宋体" w:hAnsi="Helvetica" w:cs="Helvetica" w:hint="eastAsia"/>
            <w:color w:val="333333"/>
            <w:kern w:val="0"/>
            <w:szCs w:val="21"/>
          </w:rPr>
          <w:t>根据上面</w:t>
        </w:r>
      </w:ins>
      <w:ins w:id="46" w:author="Guo, Ying" w:date="2017-09-29T10:49:00Z">
        <w:r w:rsidR="002C5FD8">
          <w:rPr>
            <w:rFonts w:ascii="Helvetica" w:eastAsia="宋体" w:hAnsi="Helvetica" w:cs="Helvetica" w:hint="eastAsia"/>
            <w:color w:val="333333"/>
            <w:kern w:val="0"/>
            <w:szCs w:val="21"/>
          </w:rPr>
          <w:t>参数计算出来的目标工时积分</w:t>
        </w:r>
      </w:ins>
    </w:p>
    <w:p w14:paraId="593AC88E" w14:textId="7FBE2692" w:rsidR="0008744E" w:rsidRDefault="0008744E" w:rsidP="00B265AC">
      <w:pPr>
        <w:widowControl/>
        <w:numPr>
          <w:ilvl w:val="0"/>
          <w:numId w:val="3"/>
        </w:numPr>
        <w:shd w:val="clear" w:color="auto" w:fill="FFFFFF"/>
        <w:spacing w:before="100" w:beforeAutospacing="1" w:after="100" w:afterAutospacing="1"/>
        <w:jc w:val="left"/>
        <w:rPr>
          <w:ins w:id="47" w:author="Guo, Ying" w:date="2017-09-29T10:51:00Z"/>
          <w:rFonts w:ascii="Helvetica" w:eastAsia="宋体" w:hAnsi="Helvetica" w:cs="Helvetica"/>
          <w:color w:val="333333"/>
          <w:kern w:val="0"/>
          <w:szCs w:val="21"/>
        </w:rPr>
      </w:pPr>
      <w:ins w:id="48" w:author="Guo, Ying" w:date="2017-09-29T10:51:00Z">
        <w:r w:rsidRPr="00B265AC">
          <w:rPr>
            <w:rFonts w:ascii="Helvetica" w:eastAsia="宋体" w:hAnsi="Helvetica" w:cs="Helvetica" w:hint="eastAsia"/>
            <w:color w:val="333333"/>
            <w:kern w:val="0"/>
            <w:szCs w:val="21"/>
          </w:rPr>
          <w:t>阶段</w:t>
        </w:r>
        <w:r w:rsidRPr="00B265AC">
          <w:rPr>
            <w:rFonts w:ascii="Helvetica" w:eastAsia="宋体" w:hAnsi="Helvetica" w:cs="Helvetica"/>
            <w:color w:val="333333"/>
            <w:kern w:val="0"/>
            <w:szCs w:val="21"/>
          </w:rPr>
          <w:t>（</w:t>
        </w:r>
        <w:r w:rsidRPr="00B265AC">
          <w:rPr>
            <w:rFonts w:ascii="Helvetica" w:eastAsia="宋体" w:hAnsi="Helvetica" w:cs="Helvetica" w:hint="eastAsia"/>
            <w:color w:val="333333"/>
            <w:kern w:val="0"/>
            <w:szCs w:val="21"/>
          </w:rPr>
          <w:t>概念</w:t>
        </w:r>
        <w:r w:rsidRPr="0008744E">
          <w:rPr>
            <w:rFonts w:ascii="Helvetica" w:eastAsia="宋体" w:hAnsi="Helvetica" w:cs="Helvetica" w:hint="eastAsia"/>
            <w:color w:val="333333"/>
            <w:kern w:val="0"/>
            <w:szCs w:val="21"/>
          </w:rPr>
          <w:t>、方案、扩初、施工图、后期、其它）</w:t>
        </w:r>
      </w:ins>
    </w:p>
    <w:p w14:paraId="3CDA9F35" w14:textId="0924A4AA" w:rsidR="0008744E" w:rsidRDefault="0008744E">
      <w:pPr>
        <w:widowControl/>
        <w:numPr>
          <w:ilvl w:val="1"/>
          <w:numId w:val="3"/>
        </w:numPr>
        <w:shd w:val="clear" w:color="auto" w:fill="FFFFFF"/>
        <w:spacing w:before="100" w:beforeAutospacing="1" w:after="100" w:afterAutospacing="1"/>
        <w:jc w:val="left"/>
        <w:rPr>
          <w:ins w:id="49" w:author="Guo, Ying" w:date="2017-09-29T10:52:00Z"/>
          <w:rFonts w:ascii="Helvetica" w:eastAsia="宋体" w:hAnsi="Helvetica" w:cs="Helvetica"/>
          <w:color w:val="333333"/>
          <w:kern w:val="0"/>
          <w:szCs w:val="21"/>
        </w:rPr>
        <w:pPrChange w:id="50" w:author="Guo, Ying" w:date="2017-09-29T10:51:00Z">
          <w:pPr>
            <w:widowControl/>
            <w:numPr>
              <w:numId w:val="3"/>
            </w:numPr>
            <w:shd w:val="clear" w:color="auto" w:fill="FFFFFF"/>
            <w:tabs>
              <w:tab w:val="num" w:pos="720"/>
            </w:tabs>
            <w:spacing w:before="100" w:beforeAutospacing="1" w:after="100" w:afterAutospacing="1"/>
            <w:ind w:left="720" w:hanging="360"/>
            <w:jc w:val="left"/>
          </w:pPr>
        </w:pPrChange>
      </w:pPr>
      <w:ins w:id="51" w:author="Guo, Ying" w:date="2017-09-29T10:52:00Z">
        <w:r>
          <w:rPr>
            <w:rFonts w:ascii="Helvetica" w:eastAsia="宋体" w:hAnsi="Helvetica" w:cs="Helvetica" w:hint="eastAsia"/>
            <w:color w:val="333333"/>
            <w:kern w:val="0"/>
            <w:szCs w:val="21"/>
          </w:rPr>
          <w:t>每个阶段下面指定</w:t>
        </w:r>
      </w:ins>
      <w:ins w:id="52" w:author="Guo, Ying" w:date="2017-09-29T10:51:00Z">
        <w:r>
          <w:rPr>
            <w:rFonts w:ascii="Helvetica" w:eastAsia="宋体" w:hAnsi="Helvetica" w:cs="Helvetica" w:hint="eastAsia"/>
            <w:color w:val="333333"/>
            <w:kern w:val="0"/>
            <w:szCs w:val="21"/>
          </w:rPr>
          <w:t>专业</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方案</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土</w:t>
        </w:r>
        <w:r>
          <w:rPr>
            <w:rFonts w:ascii="Helvetica" w:eastAsia="宋体" w:hAnsi="Helvetica" w:cs="Helvetica"/>
            <w:color w:val="333333"/>
            <w:kern w:val="0"/>
            <w:szCs w:val="21"/>
          </w:rPr>
          <w:t>建、植物、水电、其它）</w:t>
        </w:r>
      </w:ins>
    </w:p>
    <w:p w14:paraId="661E5E05" w14:textId="5912F6A3" w:rsidR="0008744E" w:rsidRPr="00B265AC" w:rsidRDefault="0008744E">
      <w:pPr>
        <w:widowControl/>
        <w:numPr>
          <w:ilvl w:val="2"/>
          <w:numId w:val="3"/>
        </w:numPr>
        <w:shd w:val="clear" w:color="auto" w:fill="FFFFFF"/>
        <w:spacing w:before="100" w:beforeAutospacing="1" w:after="100" w:afterAutospacing="1"/>
        <w:jc w:val="left"/>
        <w:rPr>
          <w:rFonts w:ascii="Helvetica" w:eastAsia="宋体" w:hAnsi="Helvetica" w:cs="Helvetica"/>
          <w:color w:val="333333"/>
          <w:kern w:val="0"/>
          <w:szCs w:val="21"/>
        </w:rPr>
        <w:pPrChange w:id="53" w:author="Guo, Ying" w:date="2017-09-29T10:52:00Z">
          <w:pPr>
            <w:widowControl/>
            <w:numPr>
              <w:numId w:val="3"/>
            </w:numPr>
            <w:shd w:val="clear" w:color="auto" w:fill="FFFFFF"/>
            <w:tabs>
              <w:tab w:val="num" w:pos="720"/>
            </w:tabs>
            <w:spacing w:before="100" w:beforeAutospacing="1" w:after="100" w:afterAutospacing="1"/>
            <w:ind w:left="720" w:hanging="360"/>
            <w:jc w:val="left"/>
          </w:pPr>
        </w:pPrChange>
      </w:pPr>
      <w:ins w:id="54" w:author="Guo, Ying" w:date="2017-09-29T10:52:00Z">
        <w:r>
          <w:rPr>
            <w:rFonts w:ascii="Helvetica" w:eastAsia="宋体" w:hAnsi="Helvetica" w:cs="Helvetica" w:hint="eastAsia"/>
            <w:color w:val="333333"/>
            <w:kern w:val="0"/>
            <w:szCs w:val="21"/>
          </w:rPr>
          <w:t>每个专业下面指定员工</w:t>
        </w:r>
      </w:ins>
      <w:ins w:id="55" w:author="Guo, Ying" w:date="2017-09-29T10:53:00Z">
        <w:r w:rsidR="00DC59FD">
          <w:rPr>
            <w:rFonts w:ascii="Helvetica" w:eastAsia="宋体" w:hAnsi="Helvetica" w:cs="Helvetica" w:hint="eastAsia"/>
            <w:color w:val="333333"/>
            <w:kern w:val="0"/>
            <w:szCs w:val="21"/>
          </w:rPr>
          <w:t>（员工</w:t>
        </w:r>
        <w:r w:rsidR="00590BB2">
          <w:rPr>
            <w:rFonts w:ascii="Helvetica" w:eastAsia="宋体" w:hAnsi="Helvetica" w:cs="Helvetica" w:hint="eastAsia"/>
            <w:color w:val="333333"/>
            <w:kern w:val="0"/>
            <w:szCs w:val="21"/>
          </w:rPr>
          <w:t>列表</w:t>
        </w:r>
        <w:r w:rsidR="00DC59FD">
          <w:rPr>
            <w:rFonts w:ascii="Helvetica" w:eastAsia="宋体" w:hAnsi="Helvetica" w:cs="Helvetica" w:hint="eastAsia"/>
            <w:color w:val="333333"/>
            <w:kern w:val="0"/>
            <w:szCs w:val="21"/>
          </w:rPr>
          <w:t>由项目经理编辑）</w:t>
        </w:r>
      </w:ins>
    </w:p>
    <w:p w14:paraId="7DA0092A" w14:textId="77777777" w:rsidR="00207EFD" w:rsidRPr="00207EFD" w:rsidRDefault="0012608B" w:rsidP="00207EFD">
      <w:pPr>
        <w:widowControl/>
        <w:shd w:val="clear" w:color="auto" w:fill="FFFFFF"/>
        <w:spacing w:before="300" w:after="150"/>
        <w:jc w:val="left"/>
        <w:outlineLvl w:val="2"/>
        <w:rPr>
          <w:rFonts w:ascii="Helvetica" w:eastAsia="宋体" w:hAnsi="Helvetica" w:cs="Helvetica"/>
          <w:color w:val="333333"/>
          <w:kern w:val="0"/>
          <w:sz w:val="36"/>
          <w:szCs w:val="36"/>
        </w:rPr>
      </w:pPr>
      <w:r>
        <w:rPr>
          <w:rFonts w:ascii="Helvetica" w:eastAsia="宋体" w:hAnsi="Helvetica" w:cs="Helvetica" w:hint="eastAsia"/>
          <w:color w:val="333333"/>
          <w:kern w:val="0"/>
          <w:sz w:val="36"/>
          <w:szCs w:val="36"/>
        </w:rPr>
        <w:t>员</w:t>
      </w:r>
      <w:r>
        <w:rPr>
          <w:rFonts w:ascii="Helvetica" w:eastAsia="宋体" w:hAnsi="Helvetica" w:cs="Helvetica"/>
          <w:color w:val="333333"/>
          <w:kern w:val="0"/>
          <w:sz w:val="36"/>
          <w:szCs w:val="36"/>
        </w:rPr>
        <w:t>工</w:t>
      </w:r>
    </w:p>
    <w:p w14:paraId="7F8C8644" w14:textId="77777777" w:rsidR="00207EFD" w:rsidRPr="00207EFD" w:rsidRDefault="00207EFD" w:rsidP="00207EFD">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用户名</w:t>
      </w:r>
    </w:p>
    <w:p w14:paraId="4D07E234" w14:textId="77777777" w:rsidR="00207EFD" w:rsidRPr="00207EFD" w:rsidRDefault="00207EFD" w:rsidP="00207EFD">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姓名</w:t>
      </w:r>
    </w:p>
    <w:p w14:paraId="427DB656" w14:textId="77777777" w:rsidR="00207EFD" w:rsidRPr="00207EFD" w:rsidRDefault="00207EFD" w:rsidP="00207EFD">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工号</w:t>
      </w:r>
    </w:p>
    <w:p w14:paraId="6BC8EC16" w14:textId="77777777" w:rsidR="00207EFD" w:rsidRPr="00207EFD" w:rsidRDefault="00207EFD" w:rsidP="00207EFD">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电话</w:t>
      </w:r>
    </w:p>
    <w:p w14:paraId="161608F2" w14:textId="2A53394B" w:rsidR="00207EFD" w:rsidRPr="00207EFD" w:rsidRDefault="00A65BA3" w:rsidP="00207EFD">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Cs w:val="21"/>
        </w:rPr>
      </w:pPr>
      <w:ins w:id="56" w:author="Guo, Ying" w:date="2017-09-29T10:54:00Z">
        <w:r>
          <w:rPr>
            <w:rFonts w:ascii="Helvetica" w:eastAsia="宋体" w:hAnsi="Helvetica" w:cs="Helvetica" w:hint="eastAsia"/>
            <w:color w:val="333333"/>
            <w:kern w:val="0"/>
            <w:szCs w:val="21"/>
          </w:rPr>
          <w:t>系统</w:t>
        </w:r>
      </w:ins>
      <w:r w:rsidR="00207EFD" w:rsidRPr="00207EFD">
        <w:rPr>
          <w:rFonts w:ascii="Helvetica" w:eastAsia="宋体" w:hAnsi="Helvetica" w:cs="Helvetica"/>
          <w:color w:val="333333"/>
          <w:kern w:val="0"/>
          <w:szCs w:val="21"/>
        </w:rPr>
        <w:t>角色</w:t>
      </w:r>
      <w:ins w:id="57" w:author="Guo, Ying" w:date="2017-09-29T10:54:00Z">
        <w:r>
          <w:rPr>
            <w:rFonts w:ascii="Helvetica" w:eastAsia="宋体" w:hAnsi="Helvetica" w:cs="Helvetica" w:hint="eastAsia"/>
            <w:color w:val="333333"/>
            <w:kern w:val="0"/>
            <w:szCs w:val="21"/>
          </w:rPr>
          <w:t>（设计师，项目经理，部门经理，运营，</w:t>
        </w:r>
      </w:ins>
      <w:ins w:id="58" w:author="Guo, Ying" w:date="2017-09-29T10:55:00Z">
        <w:r>
          <w:rPr>
            <w:rFonts w:ascii="Helvetica" w:eastAsia="宋体" w:hAnsi="Helvetica" w:cs="Helvetica" w:hint="eastAsia"/>
            <w:color w:val="333333"/>
            <w:kern w:val="0"/>
            <w:szCs w:val="21"/>
          </w:rPr>
          <w:t>行政</w:t>
        </w:r>
      </w:ins>
      <w:ins w:id="59" w:author="Guo, Ying" w:date="2017-09-29T10:54:00Z">
        <w:r>
          <w:rPr>
            <w:rFonts w:ascii="Helvetica" w:eastAsia="宋体" w:hAnsi="Helvetica" w:cs="Helvetica" w:hint="eastAsia"/>
            <w:color w:val="333333"/>
            <w:kern w:val="0"/>
            <w:szCs w:val="21"/>
          </w:rPr>
          <w:t>）</w:t>
        </w:r>
      </w:ins>
    </w:p>
    <w:p w14:paraId="6661F69E" w14:textId="77777777" w:rsidR="00207EFD" w:rsidRDefault="00207EFD" w:rsidP="00207EFD">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职级</w:t>
      </w:r>
      <w:r w:rsidR="005C49C9">
        <w:rPr>
          <w:rFonts w:ascii="Helvetica" w:eastAsia="宋体" w:hAnsi="Helvetica" w:cs="Helvetica" w:hint="eastAsia"/>
          <w:color w:val="333333"/>
          <w:kern w:val="0"/>
          <w:szCs w:val="21"/>
        </w:rPr>
        <w:t>（七</w:t>
      </w:r>
      <w:r w:rsidR="005C49C9">
        <w:rPr>
          <w:rFonts w:ascii="Helvetica" w:eastAsia="宋体" w:hAnsi="Helvetica" w:cs="Helvetica"/>
          <w:color w:val="333333"/>
          <w:kern w:val="0"/>
          <w:szCs w:val="21"/>
        </w:rPr>
        <w:t>级、四档）</w:t>
      </w:r>
    </w:p>
    <w:p w14:paraId="573EE8E8" w14:textId="77777777" w:rsidR="007B2912" w:rsidRDefault="007B2912" w:rsidP="00207EFD">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专业</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方案</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土</w:t>
      </w:r>
      <w:r>
        <w:rPr>
          <w:rFonts w:ascii="Helvetica" w:eastAsia="宋体" w:hAnsi="Helvetica" w:cs="Helvetica"/>
          <w:color w:val="333333"/>
          <w:kern w:val="0"/>
          <w:szCs w:val="21"/>
        </w:rPr>
        <w:t>建、植物、水电、其它）</w:t>
      </w:r>
    </w:p>
    <w:p w14:paraId="237A007F" w14:textId="77777777" w:rsidR="007B2912" w:rsidRPr="00207EFD" w:rsidRDefault="00C52B1F" w:rsidP="00207EFD">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部门</w:t>
      </w:r>
    </w:p>
    <w:p w14:paraId="1A71D76A" w14:textId="77777777" w:rsidR="00207EFD" w:rsidRPr="00207EFD" w:rsidRDefault="003B0355" w:rsidP="00207EFD">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时</w:t>
      </w:r>
      <w:r>
        <w:rPr>
          <w:rFonts w:ascii="Helvetica" w:eastAsia="宋体" w:hAnsi="Helvetica" w:cs="Helvetica"/>
          <w:color w:val="333333"/>
          <w:kern w:val="0"/>
          <w:szCs w:val="21"/>
        </w:rPr>
        <w:t>薪</w:t>
      </w:r>
    </w:p>
    <w:p w14:paraId="1C61B7BB" w14:textId="518798FA" w:rsidR="00207EFD" w:rsidRPr="00207EFD" w:rsidRDefault="00207EFD" w:rsidP="00207EFD">
      <w:pPr>
        <w:widowControl/>
        <w:pBdr>
          <w:bottom w:val="single" w:sz="6" w:space="7" w:color="EEEEEE"/>
        </w:pBdr>
        <w:shd w:val="clear" w:color="auto" w:fill="FFFFFF"/>
        <w:spacing w:before="600" w:after="300"/>
        <w:jc w:val="left"/>
        <w:outlineLvl w:val="1"/>
        <w:rPr>
          <w:rFonts w:ascii="Helvetica" w:eastAsia="宋体" w:hAnsi="Helvetica" w:cs="Helvetica"/>
          <w:color w:val="333333"/>
          <w:kern w:val="0"/>
          <w:sz w:val="45"/>
          <w:szCs w:val="45"/>
        </w:rPr>
      </w:pPr>
      <w:r w:rsidRPr="00207EFD">
        <w:rPr>
          <w:rFonts w:ascii="Helvetica" w:eastAsia="宋体" w:hAnsi="Helvetica" w:cs="Helvetica"/>
          <w:color w:val="333333"/>
          <w:kern w:val="0"/>
          <w:sz w:val="45"/>
          <w:szCs w:val="45"/>
        </w:rPr>
        <w:t xml:space="preserve">2. </w:t>
      </w:r>
      <w:del w:id="60" w:author="Guo, Ying" w:date="2017-09-29T10:55:00Z">
        <w:r w:rsidRPr="00207EFD" w:rsidDel="00DB26BA">
          <w:rPr>
            <w:rFonts w:ascii="Helvetica" w:eastAsia="宋体" w:hAnsi="Helvetica" w:cs="Helvetica" w:hint="eastAsia"/>
            <w:color w:val="333333"/>
            <w:kern w:val="0"/>
            <w:sz w:val="45"/>
            <w:szCs w:val="45"/>
          </w:rPr>
          <w:delText>积分</w:delText>
        </w:r>
      </w:del>
      <w:del w:id="61" w:author="Guo, Ying" w:date="2017-09-29T10:56:00Z">
        <w:r w:rsidRPr="00207EFD" w:rsidDel="00B265AC">
          <w:rPr>
            <w:rFonts w:ascii="Helvetica" w:eastAsia="宋体" w:hAnsi="Helvetica" w:cs="Helvetica" w:hint="eastAsia"/>
            <w:color w:val="333333"/>
            <w:kern w:val="0"/>
            <w:sz w:val="45"/>
            <w:szCs w:val="45"/>
          </w:rPr>
          <w:delText>制度</w:delText>
        </w:r>
      </w:del>
      <w:ins w:id="62" w:author="Guo, Ying" w:date="2017-09-29T10:56:00Z">
        <w:r w:rsidR="00B265AC">
          <w:rPr>
            <w:rFonts w:ascii="Helvetica" w:eastAsia="宋体" w:hAnsi="Helvetica" w:cs="Helvetica" w:hint="eastAsia"/>
            <w:color w:val="333333"/>
            <w:kern w:val="0"/>
            <w:sz w:val="45"/>
            <w:szCs w:val="45"/>
          </w:rPr>
          <w:t>绩效积分，工时与直接成本</w:t>
        </w:r>
      </w:ins>
    </w:p>
    <w:p w14:paraId="6BD23994" w14:textId="3F0C1412"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del w:id="63" w:author="Guo, Ying" w:date="2017-09-29T10:56:00Z">
        <w:r w:rsidRPr="00207EFD" w:rsidDel="001106D2">
          <w:rPr>
            <w:rFonts w:ascii="Helvetica" w:eastAsia="宋体" w:hAnsi="Helvetica" w:cs="Helvetica" w:hint="eastAsia"/>
            <w:color w:val="333333"/>
            <w:kern w:val="0"/>
            <w:szCs w:val="21"/>
          </w:rPr>
          <w:delText>积分作为公司生产部门成本，奖金的一般等价物。在系统中可以设置一个积分对应的金额，系统可以从积分直接换算成钱的金额。</w:delText>
        </w:r>
      </w:del>
      <w:del w:id="64" w:author="Guo, Ying" w:date="2017-09-29T10:57:00Z">
        <w:r w:rsidR="001106D2" w:rsidRPr="00207EFD" w:rsidDel="001106D2">
          <w:rPr>
            <w:rFonts w:ascii="Helvetica" w:eastAsia="宋体" w:hAnsi="Helvetica" w:cs="Helvetica" w:hint="eastAsia"/>
            <w:color w:val="333333"/>
            <w:kern w:val="0"/>
            <w:szCs w:val="21"/>
          </w:rPr>
          <w:delText>公司积分可以分为</w:delText>
        </w:r>
      </w:del>
      <w:ins w:id="65" w:author="Guo, Ying" w:date="2017-09-29T10:57:00Z">
        <w:r w:rsidR="001106D2">
          <w:rPr>
            <w:rFonts w:ascii="Helvetica" w:eastAsia="宋体" w:hAnsi="Helvetica" w:cs="Helvetica" w:hint="eastAsia"/>
            <w:color w:val="333333"/>
            <w:kern w:val="0"/>
            <w:szCs w:val="21"/>
          </w:rPr>
          <w:t>这次实现的功能包括</w:t>
        </w:r>
      </w:ins>
      <w:r w:rsidRPr="00207EFD">
        <w:rPr>
          <w:rFonts w:ascii="Helvetica" w:eastAsia="宋体" w:hAnsi="Helvetica" w:cs="Helvetica"/>
          <w:color w:val="333333"/>
          <w:kern w:val="0"/>
          <w:szCs w:val="21"/>
        </w:rPr>
        <w:t>3</w:t>
      </w:r>
      <w:r w:rsidRPr="00207EFD">
        <w:rPr>
          <w:rFonts w:ascii="Helvetica" w:eastAsia="宋体" w:hAnsi="Helvetica" w:cs="Helvetica"/>
          <w:color w:val="333333"/>
          <w:kern w:val="0"/>
          <w:szCs w:val="21"/>
        </w:rPr>
        <w:t>类，分别是：</w:t>
      </w:r>
    </w:p>
    <w:p w14:paraId="7AF7C8E4" w14:textId="40DFDE35" w:rsidR="00207EFD" w:rsidRPr="00207EFD" w:rsidRDefault="00207EFD" w:rsidP="00010FC6">
      <w:pPr>
        <w:widowControl/>
        <w:numPr>
          <w:ilvl w:val="0"/>
          <w:numId w:val="5"/>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工时</w:t>
      </w:r>
      <w:ins w:id="66" w:author="Guo, Ying" w:date="2017-09-29T10:57:00Z">
        <w:r w:rsidR="001106D2">
          <w:rPr>
            <w:rFonts w:ascii="Helvetica" w:eastAsia="宋体" w:hAnsi="Helvetica" w:cs="Helvetica" w:hint="eastAsia"/>
            <w:color w:val="333333"/>
            <w:kern w:val="0"/>
            <w:szCs w:val="21"/>
          </w:rPr>
          <w:t>填报</w:t>
        </w:r>
      </w:ins>
      <w:del w:id="67" w:author="Guo, Ying" w:date="2017-09-29T10:57:00Z">
        <w:r w:rsidRPr="00207EFD" w:rsidDel="001106D2">
          <w:rPr>
            <w:rFonts w:ascii="Helvetica" w:eastAsia="宋体" w:hAnsi="Helvetica" w:cs="Helvetica"/>
            <w:color w:val="333333"/>
            <w:kern w:val="0"/>
            <w:szCs w:val="21"/>
          </w:rPr>
          <w:delText>积分</w:delText>
        </w:r>
      </w:del>
      <w:r w:rsidRPr="00207EFD">
        <w:rPr>
          <w:rFonts w:ascii="Helvetica" w:eastAsia="宋体" w:hAnsi="Helvetica" w:cs="Helvetica"/>
          <w:color w:val="333333"/>
          <w:kern w:val="0"/>
          <w:szCs w:val="21"/>
        </w:rPr>
        <w:t>：</w:t>
      </w:r>
      <w:del w:id="68" w:author="Guo, Ying" w:date="2017-09-29T10:57:00Z">
        <w:r w:rsidRPr="00207EFD" w:rsidDel="004158DC">
          <w:rPr>
            <w:rFonts w:ascii="Helvetica" w:eastAsia="宋体" w:hAnsi="Helvetica" w:cs="Helvetica" w:hint="eastAsia"/>
            <w:color w:val="333333"/>
            <w:kern w:val="0"/>
            <w:szCs w:val="21"/>
          </w:rPr>
          <w:delText>根据职级确定设计师一年的工时积分目标值，这也确定设计师单位工作时间对应的积分。项目建立的时候预设该项目的目标工时积分。对比所有在项目中的设计师在该项目中填写的工时算出的总工时积分对比项目预设的工时积分，可以得到项目工时成本的度量指标；</w:delText>
        </w:r>
      </w:del>
      <w:ins w:id="69" w:author="Guo, Ying" w:date="2017-09-29T10:57:00Z">
        <w:r w:rsidR="004158DC">
          <w:rPr>
            <w:rFonts w:ascii="Helvetica" w:eastAsia="宋体" w:hAnsi="Helvetica" w:cs="Helvetica" w:hint="eastAsia"/>
            <w:color w:val="333333"/>
            <w:kern w:val="0"/>
            <w:szCs w:val="21"/>
          </w:rPr>
          <w:t>设计师根据运营设好的工作内容每日</w:t>
        </w:r>
      </w:ins>
      <w:ins w:id="70" w:author="Guo, Ying" w:date="2017-09-29T10:58:00Z">
        <w:r w:rsidR="004158DC">
          <w:rPr>
            <w:rFonts w:ascii="Helvetica" w:eastAsia="宋体" w:hAnsi="Helvetica" w:cs="Helvetica" w:hint="eastAsia"/>
            <w:color w:val="333333"/>
            <w:kern w:val="0"/>
            <w:szCs w:val="21"/>
          </w:rPr>
          <w:t>填报项目中各工作内容工时，项目经理进行打分</w:t>
        </w:r>
      </w:ins>
      <w:ins w:id="71" w:author="Guo, Ying" w:date="2017-09-29T10:59:00Z">
        <w:r w:rsidR="00245E67">
          <w:rPr>
            <w:rFonts w:ascii="Helvetica" w:eastAsia="宋体" w:hAnsi="Helvetica" w:cs="Helvetica" w:hint="eastAsia"/>
            <w:color w:val="333333"/>
            <w:kern w:val="0"/>
            <w:szCs w:val="21"/>
          </w:rPr>
          <w:t>，填报</w:t>
        </w:r>
      </w:ins>
      <w:ins w:id="72" w:author="Guo, Ying" w:date="2017-09-29T10:58:00Z">
        <w:r w:rsidR="004158DC">
          <w:rPr>
            <w:rFonts w:ascii="Helvetica" w:eastAsia="宋体" w:hAnsi="Helvetica" w:cs="Helvetica" w:hint="eastAsia"/>
            <w:color w:val="333333"/>
            <w:kern w:val="0"/>
            <w:szCs w:val="21"/>
          </w:rPr>
          <w:t>数据汇总</w:t>
        </w:r>
      </w:ins>
      <w:ins w:id="73" w:author="Guo, Ying" w:date="2017-09-29T10:59:00Z">
        <w:r w:rsidR="004158DC">
          <w:rPr>
            <w:rFonts w:ascii="Helvetica" w:eastAsia="宋体" w:hAnsi="Helvetica" w:cs="Helvetica" w:hint="eastAsia"/>
            <w:color w:val="333333"/>
            <w:kern w:val="0"/>
            <w:szCs w:val="21"/>
          </w:rPr>
          <w:t>呈现</w:t>
        </w:r>
      </w:ins>
      <w:ins w:id="74" w:author="Guo, Ying" w:date="2017-09-29T11:26:00Z">
        <w:r w:rsidR="00010FC6" w:rsidRPr="00010FC6">
          <w:rPr>
            <w:rFonts w:ascii="Helvetica" w:eastAsia="宋体" w:hAnsi="Helvetica" w:cs="Helvetica" w:hint="eastAsia"/>
            <w:color w:val="333333"/>
            <w:kern w:val="0"/>
            <w:szCs w:val="21"/>
          </w:rPr>
          <w:t>作为人力成本计算依据，不参与项目绩效评分</w:t>
        </w:r>
      </w:ins>
      <w:ins w:id="75" w:author="Guo, Ying" w:date="2017-09-29T10:59:00Z">
        <w:r w:rsidR="004158DC">
          <w:rPr>
            <w:rFonts w:ascii="Helvetica" w:eastAsia="宋体" w:hAnsi="Helvetica" w:cs="Helvetica" w:hint="eastAsia"/>
            <w:color w:val="333333"/>
            <w:kern w:val="0"/>
            <w:szCs w:val="21"/>
          </w:rPr>
          <w:t>。</w:t>
        </w:r>
      </w:ins>
    </w:p>
    <w:p w14:paraId="0EE2C2D9" w14:textId="77777777" w:rsidR="00207EFD" w:rsidRPr="00207EFD" w:rsidRDefault="00207EFD" w:rsidP="00207EFD">
      <w:pPr>
        <w:widowControl/>
        <w:numPr>
          <w:ilvl w:val="0"/>
          <w:numId w:val="5"/>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绩效积分：根据项目的</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绩效积分计量规则</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给出的条件，在项目建立的时候系统算出该项目的绩效积分目标值。作为日常工作之一，项目经理将这些目标绩效积分分配到每个设计师上报的工作内容中，得到设计师在该项目中的绩效积分。绩效积分作为考量设计师绩效奖金的指标；</w:t>
      </w:r>
    </w:p>
    <w:p w14:paraId="2C59C797" w14:textId="547249A5" w:rsidR="00207EFD" w:rsidRPr="00207EFD" w:rsidRDefault="003D5380" w:rsidP="00207EFD">
      <w:pPr>
        <w:widowControl/>
        <w:numPr>
          <w:ilvl w:val="0"/>
          <w:numId w:val="5"/>
        </w:numPr>
        <w:shd w:val="clear" w:color="auto" w:fill="FFFFFF"/>
        <w:spacing w:before="100" w:beforeAutospacing="1" w:after="100" w:afterAutospacing="1"/>
        <w:jc w:val="left"/>
        <w:rPr>
          <w:rFonts w:ascii="Helvetica" w:eastAsia="宋体" w:hAnsi="Helvetica" w:cs="Helvetica"/>
          <w:color w:val="333333"/>
          <w:kern w:val="0"/>
          <w:szCs w:val="21"/>
        </w:rPr>
      </w:pPr>
      <w:r>
        <w:rPr>
          <w:rFonts w:ascii="Helvetica" w:eastAsia="宋体" w:hAnsi="Helvetica" w:cs="Helvetica"/>
          <w:color w:val="333333"/>
          <w:kern w:val="0"/>
          <w:szCs w:val="21"/>
        </w:rPr>
        <w:t>直接费用：设计师出差</w:t>
      </w:r>
      <w:ins w:id="76" w:author="Guo, Ying" w:date="2017-09-29T10:59:00Z">
        <w:r w:rsidR="00245E67">
          <w:rPr>
            <w:rFonts w:ascii="Helvetica" w:eastAsia="宋体" w:hAnsi="Helvetica" w:cs="Helvetica" w:hint="eastAsia"/>
            <w:color w:val="333333"/>
            <w:kern w:val="0"/>
            <w:szCs w:val="21"/>
          </w:rPr>
          <w:t>，打印图</w:t>
        </w:r>
      </w:ins>
      <w:r>
        <w:rPr>
          <w:rFonts w:ascii="Helvetica" w:eastAsia="宋体" w:hAnsi="Helvetica" w:cs="Helvetica"/>
          <w:color w:val="333333"/>
          <w:kern w:val="0"/>
          <w:szCs w:val="21"/>
        </w:rPr>
        <w:t>等费用报销后由</w:t>
      </w:r>
      <w:r>
        <w:rPr>
          <w:rFonts w:ascii="Helvetica" w:eastAsia="宋体" w:hAnsi="Helvetica" w:cs="Helvetica" w:hint="eastAsia"/>
          <w:color w:val="333333"/>
          <w:kern w:val="0"/>
          <w:szCs w:val="21"/>
        </w:rPr>
        <w:t>行</w:t>
      </w:r>
      <w:r>
        <w:rPr>
          <w:rFonts w:ascii="Helvetica" w:eastAsia="宋体" w:hAnsi="Helvetica" w:cs="Helvetica"/>
          <w:color w:val="333333"/>
          <w:kern w:val="0"/>
          <w:szCs w:val="21"/>
        </w:rPr>
        <w:t>政</w:t>
      </w:r>
      <w:r w:rsidR="00207EFD" w:rsidRPr="00207EFD">
        <w:rPr>
          <w:rFonts w:ascii="Helvetica" w:eastAsia="宋体" w:hAnsi="Helvetica" w:cs="Helvetica"/>
          <w:color w:val="333333"/>
          <w:kern w:val="0"/>
          <w:szCs w:val="21"/>
        </w:rPr>
        <w:t>填写为直接费用，该指标用钱的具体金额表示，而不是积分。</w:t>
      </w:r>
    </w:p>
    <w:p w14:paraId="0B4AADA5"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 xml:space="preserve">2.1 </w:t>
      </w:r>
      <w:r w:rsidRPr="00207EFD">
        <w:rPr>
          <w:rFonts w:ascii="Helvetica" w:eastAsia="宋体" w:hAnsi="Helvetica" w:cs="Helvetica"/>
          <w:color w:val="333333"/>
          <w:kern w:val="0"/>
          <w:sz w:val="36"/>
          <w:szCs w:val="36"/>
        </w:rPr>
        <w:t>绩效积分计量规则</w:t>
      </w:r>
    </w:p>
    <w:p w14:paraId="4AF458D9"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所有项目默认一个目标积分，根据输入的项目信息，通过配置的</w:t>
      </w:r>
      <w:r w:rsidRPr="00207EFD">
        <w:rPr>
          <w:rFonts w:ascii="Helvetica" w:eastAsia="宋体" w:hAnsi="Helvetica" w:cs="Helvetica"/>
          <w:color w:val="333333"/>
          <w:kern w:val="0"/>
          <w:szCs w:val="21"/>
        </w:rPr>
        <w:t xml:space="preserve"> “</w:t>
      </w:r>
      <w:r w:rsidRPr="00207EFD">
        <w:rPr>
          <w:rFonts w:ascii="Helvetica" w:eastAsia="宋体" w:hAnsi="Helvetica" w:cs="Helvetica"/>
          <w:color w:val="333333"/>
          <w:kern w:val="0"/>
          <w:szCs w:val="21"/>
        </w:rPr>
        <w:t>项目积分调整参数</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自动调整项目目标绩效积分。</w:t>
      </w:r>
    </w:p>
    <w:p w14:paraId="1B0168BB" w14:textId="404CD3B8" w:rsidR="00207EFD" w:rsidDel="00553284" w:rsidRDefault="00207EFD" w:rsidP="00207EFD">
      <w:pPr>
        <w:widowControl/>
        <w:shd w:val="clear" w:color="auto" w:fill="FFFFFF"/>
        <w:spacing w:before="150" w:after="150"/>
        <w:jc w:val="left"/>
        <w:outlineLvl w:val="3"/>
        <w:rPr>
          <w:ins w:id="77" w:author="Guo, Ying" w:date="2017-09-29T11:01:00Z"/>
          <w:del w:id="78" w:author="Ye, Yun" w:date="2017-09-29T14:05:00Z"/>
          <w:rFonts w:ascii="Helvetica" w:eastAsia="宋体" w:hAnsi="Helvetica" w:cs="Helvetica"/>
          <w:color w:val="333333"/>
          <w:kern w:val="0"/>
          <w:sz w:val="27"/>
          <w:szCs w:val="27"/>
        </w:rPr>
      </w:pPr>
      <w:r w:rsidRPr="00207EFD">
        <w:rPr>
          <w:rFonts w:ascii="Helvetica" w:eastAsia="宋体" w:hAnsi="Helvetica" w:cs="Helvetica"/>
          <w:color w:val="333333"/>
          <w:kern w:val="0"/>
          <w:sz w:val="27"/>
          <w:szCs w:val="27"/>
        </w:rPr>
        <w:t>项目积分调整参数维护页面</w:t>
      </w:r>
    </w:p>
    <w:p w14:paraId="5E63212B" w14:textId="297DDFD5" w:rsidR="00D165DB" w:rsidRPr="00D165DB" w:rsidRDefault="00D165DB" w:rsidP="00207EFD">
      <w:pPr>
        <w:widowControl/>
        <w:shd w:val="clear" w:color="auto" w:fill="FFFFFF"/>
        <w:spacing w:before="150" w:after="150"/>
        <w:jc w:val="left"/>
        <w:outlineLvl w:val="3"/>
        <w:rPr>
          <w:rFonts w:ascii="Helvetica" w:eastAsia="宋体" w:hAnsi="Helvetica" w:cs="Helvetica"/>
          <w:color w:val="FF0000"/>
          <w:kern w:val="0"/>
          <w:sz w:val="27"/>
          <w:szCs w:val="27"/>
          <w:rPrChange w:id="79" w:author="Guo, Ying" w:date="2017-09-29T11:01:00Z">
            <w:rPr>
              <w:rFonts w:ascii="Helvetica" w:eastAsia="宋体" w:hAnsi="Helvetica" w:cs="Helvetica"/>
              <w:color w:val="333333"/>
              <w:kern w:val="0"/>
              <w:sz w:val="27"/>
              <w:szCs w:val="27"/>
            </w:rPr>
          </w:rPrChange>
        </w:rPr>
      </w:pPr>
      <w:ins w:id="80" w:author="Guo, Ying" w:date="2017-09-29T11:01:00Z">
        <w:del w:id="81" w:author="Ye, Yun" w:date="2017-09-29T14:05:00Z">
          <w:r w:rsidRPr="00D165DB" w:rsidDel="00553284">
            <w:rPr>
              <w:rFonts w:ascii="Helvetica" w:eastAsia="宋体" w:hAnsi="Helvetica" w:cs="Helvetica"/>
              <w:color w:val="FF0000"/>
              <w:kern w:val="0"/>
              <w:sz w:val="27"/>
              <w:szCs w:val="27"/>
              <w:rPrChange w:id="82" w:author="Guo, Ying" w:date="2017-09-29T11:01:00Z">
                <w:rPr>
                  <w:rFonts w:ascii="Helvetica" w:eastAsia="宋体" w:hAnsi="Helvetica" w:cs="Helvetica"/>
                  <w:color w:val="333333"/>
                  <w:kern w:val="0"/>
                  <w:sz w:val="27"/>
                  <w:szCs w:val="27"/>
                </w:rPr>
              </w:rPrChange>
            </w:rPr>
            <w:delText>TODO</w:delText>
          </w:r>
          <w:r w:rsidRPr="00D165DB" w:rsidDel="00553284">
            <w:rPr>
              <w:rFonts w:ascii="Helvetica" w:eastAsia="宋体" w:hAnsi="Helvetica" w:cs="Helvetica" w:hint="eastAsia"/>
              <w:color w:val="FF0000"/>
              <w:kern w:val="0"/>
              <w:sz w:val="27"/>
              <w:szCs w:val="27"/>
              <w:rPrChange w:id="83" w:author="Guo, Ying" w:date="2017-09-29T11:01:00Z">
                <w:rPr>
                  <w:rFonts w:ascii="Helvetica" w:eastAsia="宋体" w:hAnsi="Helvetica" w:cs="Helvetica" w:hint="eastAsia"/>
                  <w:color w:val="333333"/>
                  <w:kern w:val="0"/>
                  <w:sz w:val="27"/>
                  <w:szCs w:val="27"/>
                </w:rPr>
              </w:rPrChange>
            </w:rPr>
            <w:delText>：把</w:delText>
          </w:r>
          <w:r w:rsidRPr="00D165DB" w:rsidDel="00553284">
            <w:rPr>
              <w:rFonts w:ascii="Helvetica" w:eastAsia="宋体" w:hAnsi="Helvetica" w:cs="Helvetica"/>
              <w:color w:val="FF0000"/>
              <w:kern w:val="0"/>
              <w:sz w:val="27"/>
              <w:szCs w:val="27"/>
              <w:rPrChange w:id="84" w:author="Guo, Ying" w:date="2017-09-29T11:01:00Z">
                <w:rPr>
                  <w:rFonts w:ascii="Helvetica" w:eastAsia="宋体" w:hAnsi="Helvetica" w:cs="Helvetica"/>
                  <w:color w:val="333333"/>
                  <w:kern w:val="0"/>
                  <w:sz w:val="27"/>
                  <w:szCs w:val="27"/>
                </w:rPr>
              </w:rPrChange>
            </w:rPr>
            <w:delText>Tab</w:delText>
          </w:r>
          <w:r w:rsidRPr="00D165DB" w:rsidDel="00553284">
            <w:rPr>
              <w:rFonts w:ascii="Helvetica" w:eastAsia="宋体" w:hAnsi="Helvetica" w:cs="Helvetica" w:hint="eastAsia"/>
              <w:color w:val="FF0000"/>
              <w:kern w:val="0"/>
              <w:sz w:val="27"/>
              <w:szCs w:val="27"/>
              <w:rPrChange w:id="85" w:author="Guo, Ying" w:date="2017-09-29T11:01:00Z">
                <w:rPr>
                  <w:rFonts w:ascii="Helvetica" w:eastAsia="宋体" w:hAnsi="Helvetica" w:cs="Helvetica" w:hint="eastAsia"/>
                  <w:color w:val="333333"/>
                  <w:kern w:val="0"/>
                  <w:sz w:val="27"/>
                  <w:szCs w:val="27"/>
                </w:rPr>
              </w:rPrChange>
            </w:rPr>
            <w:delText>的</w:delText>
          </w:r>
          <w:r w:rsidRPr="00D165DB" w:rsidDel="00553284">
            <w:rPr>
              <w:rFonts w:ascii="Helvetica" w:eastAsia="宋体" w:hAnsi="Helvetica" w:cs="Helvetica"/>
              <w:color w:val="FF0000"/>
              <w:kern w:val="0"/>
              <w:sz w:val="27"/>
              <w:szCs w:val="27"/>
              <w:rPrChange w:id="86" w:author="Guo, Ying" w:date="2017-09-29T11:01:00Z">
                <w:rPr>
                  <w:rFonts w:ascii="Helvetica" w:eastAsia="宋体" w:hAnsi="Helvetica" w:cs="Helvetica"/>
                  <w:color w:val="333333"/>
                  <w:kern w:val="0"/>
                  <w:sz w:val="27"/>
                  <w:szCs w:val="27"/>
                </w:rPr>
              </w:rPrChange>
            </w:rPr>
            <w:delText>+</w:delText>
          </w:r>
          <w:r w:rsidRPr="00D165DB" w:rsidDel="00553284">
            <w:rPr>
              <w:rFonts w:ascii="Helvetica" w:eastAsia="宋体" w:hAnsi="Helvetica" w:cs="Helvetica" w:hint="eastAsia"/>
              <w:color w:val="FF0000"/>
              <w:kern w:val="0"/>
              <w:sz w:val="27"/>
              <w:szCs w:val="27"/>
              <w:rPrChange w:id="87" w:author="Guo, Ying" w:date="2017-09-29T11:01:00Z">
                <w:rPr>
                  <w:rFonts w:ascii="Helvetica" w:eastAsia="宋体" w:hAnsi="Helvetica" w:cs="Helvetica" w:hint="eastAsia"/>
                  <w:color w:val="333333"/>
                  <w:kern w:val="0"/>
                  <w:sz w:val="27"/>
                  <w:szCs w:val="27"/>
                </w:rPr>
              </w:rPrChange>
            </w:rPr>
            <w:delText>号去掉，将现有的几个参数补全</w:delText>
          </w:r>
        </w:del>
      </w:ins>
    </w:p>
    <w:p w14:paraId="201B96FE" w14:textId="367FE409"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del w:id="88" w:author="Ye, Yun" w:date="2017-09-29T14:04:00Z">
        <w:r w:rsidRPr="00207EFD" w:rsidDel="00C851FC">
          <w:rPr>
            <w:rFonts w:ascii="Helvetica" w:eastAsia="宋体" w:hAnsi="Helvetica" w:cs="Helvetica"/>
            <w:noProof/>
            <w:color w:val="337AB7"/>
            <w:kern w:val="0"/>
            <w:szCs w:val="21"/>
          </w:rPr>
          <w:drawing>
            <wp:inline distT="0" distB="0" distL="0" distR="0" wp14:anchorId="63C28638" wp14:editId="1ECCA6B6">
              <wp:extent cx="5508113" cy="3670300"/>
              <wp:effectExtent l="0" t="0" r="0" b="6350"/>
              <wp:docPr id="11" name="Picture 11" descr="http://landiao.chn.ai/lib/exe/fetch.php?media=pasted:20170214-085404.png">
                <a:hlinkClick xmlns:a="http://schemas.openxmlformats.org/drawingml/2006/main" r:id="rId8" tooltip="&quot;pasted:20170214-08540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andiao.chn.ai/lib/exe/fetch.php?media=pasted:20170214-085404.png">
                        <a:hlinkClick r:id="rId8" tooltip="&quot;pasted:20170214-085404.png&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23" cy="3677370"/>
                      </a:xfrm>
                      <a:prstGeom prst="rect">
                        <a:avLst/>
                      </a:prstGeom>
                      <a:noFill/>
                      <a:ln>
                        <a:noFill/>
                      </a:ln>
                    </pic:spPr>
                  </pic:pic>
                </a:graphicData>
              </a:graphic>
            </wp:inline>
          </w:drawing>
        </w:r>
      </w:del>
      <w:ins w:id="89" w:author="Ye, Yun" w:date="2017-09-29T14:04:00Z">
        <w:r w:rsidR="00C851FC" w:rsidRPr="00C851FC">
          <w:rPr>
            <w:noProof/>
          </w:rPr>
          <w:t xml:space="preserve"> </w:t>
        </w:r>
        <w:r w:rsidR="00C851FC">
          <w:rPr>
            <w:noProof/>
          </w:rPr>
          <w:drawing>
            <wp:inline distT="0" distB="0" distL="0" distR="0" wp14:anchorId="73559FF3" wp14:editId="7AAF26A5">
              <wp:extent cx="5678129" cy="43267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0317" cy="4374147"/>
                      </a:xfrm>
                      <a:prstGeom prst="rect">
                        <a:avLst/>
                      </a:prstGeom>
                    </pic:spPr>
                  </pic:pic>
                </a:graphicData>
              </a:graphic>
            </wp:inline>
          </w:drawing>
        </w:r>
      </w:ins>
    </w:p>
    <w:p w14:paraId="5D7C4592" w14:textId="77777777" w:rsidR="00207EFD" w:rsidRPr="00207EFD" w:rsidRDefault="00207EFD" w:rsidP="00207EFD">
      <w:pPr>
        <w:widowControl/>
        <w:shd w:val="clear" w:color="auto" w:fill="FFFFFF"/>
        <w:spacing w:before="150" w:after="150"/>
        <w:jc w:val="left"/>
        <w:outlineLvl w:val="3"/>
        <w:rPr>
          <w:rFonts w:ascii="Helvetica" w:eastAsia="宋体" w:hAnsi="Helvetica" w:cs="Helvetica"/>
          <w:color w:val="333333"/>
          <w:kern w:val="0"/>
          <w:sz w:val="27"/>
          <w:szCs w:val="27"/>
        </w:rPr>
      </w:pPr>
      <w:r w:rsidRPr="00207EFD">
        <w:rPr>
          <w:rFonts w:ascii="Helvetica" w:eastAsia="宋体" w:hAnsi="Helvetica" w:cs="Helvetica"/>
          <w:color w:val="333333"/>
          <w:kern w:val="0"/>
          <w:sz w:val="27"/>
          <w:szCs w:val="27"/>
        </w:rPr>
        <w:t>项目目标绩效积分自动调整</w:t>
      </w:r>
    </w:p>
    <w:p w14:paraId="0385CDD5" w14:textId="77777777" w:rsidR="009535EC"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在项目的详细，修改，添加页面，有一个</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计算总积分</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按钮，点击系统根据上面定义的参数和项目的值更新项目积分并保存。</w:t>
      </w:r>
      <w:r w:rsidR="0079284A">
        <w:rPr>
          <w:rFonts w:ascii="Helvetica" w:eastAsia="宋体" w:hAnsi="Helvetica" w:cs="Helvetica" w:hint="eastAsia"/>
          <w:color w:val="333333"/>
          <w:kern w:val="0"/>
          <w:szCs w:val="21"/>
        </w:rPr>
        <w:t>项目</w:t>
      </w:r>
      <w:r w:rsidR="0079284A">
        <w:rPr>
          <w:rFonts w:ascii="Helvetica" w:eastAsia="宋体" w:hAnsi="Helvetica" w:cs="Helvetica"/>
          <w:color w:val="333333"/>
          <w:kern w:val="0"/>
          <w:szCs w:val="21"/>
        </w:rPr>
        <w:t>基础信息由主管录入，</w:t>
      </w:r>
      <w:r w:rsidR="0079284A">
        <w:rPr>
          <w:rFonts w:ascii="Helvetica" w:eastAsia="宋体" w:hAnsi="Helvetica" w:cs="Helvetica" w:hint="eastAsia"/>
          <w:color w:val="333333"/>
          <w:kern w:val="0"/>
          <w:szCs w:val="21"/>
        </w:rPr>
        <w:t>人</w:t>
      </w:r>
      <w:r w:rsidR="0079284A">
        <w:rPr>
          <w:rFonts w:ascii="Helvetica" w:eastAsia="宋体" w:hAnsi="Helvetica" w:cs="Helvetica"/>
          <w:color w:val="333333"/>
          <w:kern w:val="0"/>
          <w:szCs w:val="21"/>
        </w:rPr>
        <w:t>员信息由项目经理录入</w:t>
      </w:r>
      <w:r w:rsidR="005D0C0D">
        <w:rPr>
          <w:rFonts w:ascii="Helvetica" w:eastAsia="宋体" w:hAnsi="Helvetica" w:cs="Helvetica" w:hint="eastAsia"/>
          <w:color w:val="333333"/>
          <w:kern w:val="0"/>
          <w:szCs w:val="21"/>
        </w:rPr>
        <w:t>。</w:t>
      </w:r>
    </w:p>
    <w:p w14:paraId="3F36050C"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 </w:t>
      </w:r>
      <w:r w:rsidR="00C26DED">
        <w:rPr>
          <w:noProof/>
        </w:rPr>
        <w:drawing>
          <wp:inline distT="0" distB="0" distL="0" distR="0" wp14:anchorId="06D61427" wp14:editId="0F75CD33">
            <wp:extent cx="5469255" cy="43078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5294" cy="4320439"/>
                    </a:xfrm>
                    <a:prstGeom prst="rect">
                      <a:avLst/>
                    </a:prstGeom>
                  </pic:spPr>
                </pic:pic>
              </a:graphicData>
            </a:graphic>
          </wp:inline>
        </w:drawing>
      </w:r>
    </w:p>
    <w:p w14:paraId="166C7EB2"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项目内部积分分配规则的定义，有两个页面对应。</w:t>
      </w:r>
    </w:p>
    <w:p w14:paraId="5B452444"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p>
    <w:p w14:paraId="068D27FD" w14:textId="77777777" w:rsidR="00207EFD" w:rsidRPr="00207EFD" w:rsidRDefault="00207EFD" w:rsidP="00207EFD">
      <w:pPr>
        <w:widowControl/>
        <w:shd w:val="clear" w:color="auto" w:fill="FFFFFF"/>
        <w:spacing w:before="150" w:after="150"/>
        <w:jc w:val="left"/>
        <w:outlineLvl w:val="3"/>
        <w:rPr>
          <w:rFonts w:ascii="Helvetica" w:eastAsia="宋体" w:hAnsi="Helvetica" w:cs="Helvetica"/>
          <w:color w:val="333333"/>
          <w:kern w:val="0"/>
          <w:sz w:val="27"/>
          <w:szCs w:val="27"/>
        </w:rPr>
      </w:pPr>
      <w:r w:rsidRPr="00207EFD">
        <w:rPr>
          <w:rFonts w:ascii="Helvetica" w:eastAsia="宋体" w:hAnsi="Helvetica" w:cs="Helvetica"/>
          <w:color w:val="333333"/>
          <w:kern w:val="0"/>
          <w:sz w:val="27"/>
          <w:szCs w:val="27"/>
        </w:rPr>
        <w:t>工作内容绩效积分对应表</w:t>
      </w:r>
    </w:p>
    <w:p w14:paraId="7043BBDF" w14:textId="7BD87FAD" w:rsidR="00207EFD" w:rsidDel="00FF6839" w:rsidRDefault="00207EFD">
      <w:pPr>
        <w:widowControl/>
        <w:shd w:val="clear" w:color="auto" w:fill="FFFFFF"/>
        <w:spacing w:after="150"/>
        <w:jc w:val="left"/>
        <w:rPr>
          <w:ins w:id="90" w:author="Guo, Ying" w:date="2017-09-29T11:02:00Z"/>
          <w:del w:id="91" w:author="Ye, Yun" w:date="2017-09-29T14:06:00Z"/>
          <w:rFonts w:ascii="Helvetica" w:eastAsia="宋体" w:hAnsi="Helvetica" w:cs="Helvetica"/>
          <w:color w:val="333333"/>
          <w:kern w:val="0"/>
          <w:szCs w:val="21"/>
        </w:rPr>
      </w:pPr>
      <w:r w:rsidRPr="00207EFD">
        <w:rPr>
          <w:rFonts w:ascii="Helvetica" w:eastAsia="宋体" w:hAnsi="Helvetica" w:cs="Helvetica"/>
          <w:color w:val="333333"/>
          <w:kern w:val="0"/>
          <w:szCs w:val="21"/>
        </w:rPr>
        <w:t>下表中合计部分由上面的表决定，在修改（添加）提交的时候会验证所有分项合计是否一致。</w:t>
      </w:r>
      <w:r w:rsidR="005F5F7D">
        <w:rPr>
          <w:rFonts w:ascii="Helvetica" w:eastAsia="宋体" w:hAnsi="Helvetica" w:cs="Helvetica" w:hint="eastAsia"/>
          <w:color w:val="333333"/>
          <w:kern w:val="0"/>
          <w:szCs w:val="21"/>
        </w:rPr>
        <w:t>（去</w:t>
      </w:r>
      <w:r w:rsidR="000354E8">
        <w:rPr>
          <w:rFonts w:ascii="Helvetica" w:eastAsia="宋体" w:hAnsi="Helvetica" w:cs="Helvetica"/>
          <w:color w:val="333333"/>
          <w:kern w:val="0"/>
          <w:szCs w:val="21"/>
        </w:rPr>
        <w:t>掉分值</w:t>
      </w:r>
      <w:r w:rsidR="000354E8">
        <w:rPr>
          <w:rFonts w:ascii="Helvetica" w:eastAsia="宋体" w:hAnsi="Helvetica" w:cs="Helvetica" w:hint="eastAsia"/>
          <w:color w:val="333333"/>
          <w:kern w:val="0"/>
          <w:szCs w:val="21"/>
        </w:rPr>
        <w:t>、</w:t>
      </w:r>
      <w:r w:rsidR="0044230A">
        <w:rPr>
          <w:rFonts w:ascii="Helvetica" w:eastAsia="宋体" w:hAnsi="Helvetica" w:cs="Helvetica" w:hint="eastAsia"/>
          <w:color w:val="333333"/>
          <w:kern w:val="0"/>
          <w:szCs w:val="21"/>
        </w:rPr>
        <w:t>占</w:t>
      </w:r>
      <w:r w:rsidR="0044230A">
        <w:rPr>
          <w:rFonts w:ascii="Helvetica" w:eastAsia="宋体" w:hAnsi="Helvetica" w:cs="Helvetica"/>
          <w:color w:val="333333"/>
          <w:kern w:val="0"/>
          <w:szCs w:val="21"/>
        </w:rPr>
        <w:t>项目总分值</w:t>
      </w:r>
      <w:r w:rsidR="000354E8">
        <w:rPr>
          <w:rFonts w:ascii="Helvetica" w:eastAsia="宋体" w:hAnsi="Helvetica" w:cs="Helvetica"/>
          <w:color w:val="333333"/>
          <w:kern w:val="0"/>
          <w:szCs w:val="21"/>
        </w:rPr>
        <w:t>比例、部门</w:t>
      </w:r>
      <w:r w:rsidR="005F5F7D">
        <w:rPr>
          <w:rFonts w:ascii="Helvetica" w:eastAsia="宋体" w:hAnsi="Helvetica" w:cs="Helvetica"/>
          <w:color w:val="333333"/>
          <w:kern w:val="0"/>
          <w:szCs w:val="21"/>
        </w:rPr>
        <w:t>）</w:t>
      </w:r>
    </w:p>
    <w:p w14:paraId="328BEEC2" w14:textId="2BDED358" w:rsidR="009652BF" w:rsidRPr="009652BF" w:rsidRDefault="009652BF">
      <w:pPr>
        <w:widowControl/>
        <w:shd w:val="clear" w:color="auto" w:fill="FFFFFF"/>
        <w:spacing w:after="150"/>
        <w:jc w:val="left"/>
        <w:rPr>
          <w:rFonts w:ascii="Helvetica" w:eastAsia="宋体" w:hAnsi="Helvetica" w:cs="Helvetica"/>
          <w:color w:val="FF0000"/>
          <w:kern w:val="0"/>
          <w:sz w:val="27"/>
          <w:szCs w:val="27"/>
          <w:rPrChange w:id="92" w:author="Guo, Ying" w:date="2017-09-29T11:02:00Z">
            <w:rPr>
              <w:rFonts w:ascii="Helvetica" w:eastAsia="宋体" w:hAnsi="Helvetica" w:cs="Helvetica"/>
              <w:color w:val="333333"/>
              <w:kern w:val="0"/>
              <w:szCs w:val="21"/>
            </w:rPr>
          </w:rPrChange>
        </w:rPr>
      </w:pPr>
      <w:ins w:id="93" w:author="Guo, Ying" w:date="2017-09-29T11:02:00Z">
        <w:del w:id="94" w:author="Ye, Yun" w:date="2017-09-29T14:06:00Z">
          <w:r w:rsidRPr="00524191" w:rsidDel="00FF6839">
            <w:rPr>
              <w:rFonts w:ascii="Helvetica" w:eastAsia="宋体" w:hAnsi="Helvetica" w:cs="Helvetica" w:hint="eastAsia"/>
              <w:color w:val="FF0000"/>
              <w:kern w:val="0"/>
              <w:sz w:val="27"/>
              <w:szCs w:val="27"/>
            </w:rPr>
            <w:delText>T</w:delText>
          </w:r>
        </w:del>
        <w:del w:id="95" w:author="Ye, Yun" w:date="2017-09-29T14:05:00Z">
          <w:r w:rsidRPr="00524191" w:rsidDel="00FF6839">
            <w:rPr>
              <w:rFonts w:ascii="Helvetica" w:eastAsia="宋体" w:hAnsi="Helvetica" w:cs="Helvetica" w:hint="eastAsia"/>
              <w:color w:val="FF0000"/>
              <w:kern w:val="0"/>
              <w:sz w:val="27"/>
              <w:szCs w:val="27"/>
            </w:rPr>
            <w:delText>ODO</w:delText>
          </w:r>
          <w:r w:rsidRPr="00524191" w:rsidDel="00FF6839">
            <w:rPr>
              <w:rFonts w:ascii="Helvetica" w:eastAsia="宋体" w:hAnsi="Helvetica" w:cs="Helvetica" w:hint="eastAsia"/>
              <w:color w:val="FF0000"/>
              <w:kern w:val="0"/>
              <w:sz w:val="27"/>
              <w:szCs w:val="27"/>
            </w:rPr>
            <w:delText>：把</w:delText>
          </w:r>
          <w:r w:rsidRPr="00524191" w:rsidDel="00FF6839">
            <w:rPr>
              <w:rFonts w:ascii="Helvetica" w:eastAsia="宋体" w:hAnsi="Helvetica" w:cs="Helvetica" w:hint="eastAsia"/>
              <w:color w:val="FF0000"/>
              <w:kern w:val="0"/>
              <w:sz w:val="27"/>
              <w:szCs w:val="27"/>
            </w:rPr>
            <w:delText>Tab</w:delText>
          </w:r>
          <w:r w:rsidRPr="00524191" w:rsidDel="00FF6839">
            <w:rPr>
              <w:rFonts w:ascii="Helvetica" w:eastAsia="宋体" w:hAnsi="Helvetica" w:cs="Helvetica" w:hint="eastAsia"/>
              <w:color w:val="FF0000"/>
              <w:kern w:val="0"/>
              <w:sz w:val="27"/>
              <w:szCs w:val="27"/>
            </w:rPr>
            <w:delText>的</w:delText>
          </w:r>
          <w:r w:rsidRPr="00524191" w:rsidDel="00FF6839">
            <w:rPr>
              <w:rFonts w:ascii="Helvetica" w:eastAsia="宋体" w:hAnsi="Helvetica" w:cs="Helvetica" w:hint="eastAsia"/>
              <w:color w:val="FF0000"/>
              <w:kern w:val="0"/>
              <w:sz w:val="27"/>
              <w:szCs w:val="27"/>
            </w:rPr>
            <w:delText>+</w:delText>
          </w:r>
          <w:r w:rsidRPr="00524191" w:rsidDel="00FF6839">
            <w:rPr>
              <w:rFonts w:ascii="Helvetica" w:eastAsia="宋体" w:hAnsi="Helvetica" w:cs="Helvetica" w:hint="eastAsia"/>
              <w:color w:val="FF0000"/>
              <w:kern w:val="0"/>
              <w:sz w:val="27"/>
              <w:szCs w:val="27"/>
            </w:rPr>
            <w:delText>号去掉，将现有的几个</w:delText>
          </w:r>
          <w:r w:rsidDel="00FF6839">
            <w:rPr>
              <w:rFonts w:ascii="Helvetica" w:eastAsia="宋体" w:hAnsi="Helvetica" w:cs="Helvetica" w:hint="eastAsia"/>
              <w:color w:val="FF0000"/>
              <w:kern w:val="0"/>
              <w:sz w:val="27"/>
              <w:szCs w:val="27"/>
            </w:rPr>
            <w:delText>阶段</w:delText>
          </w:r>
          <w:r w:rsidRPr="00524191" w:rsidDel="00FF6839">
            <w:rPr>
              <w:rFonts w:ascii="Helvetica" w:eastAsia="宋体" w:hAnsi="Helvetica" w:cs="Helvetica" w:hint="eastAsia"/>
              <w:color w:val="FF0000"/>
              <w:kern w:val="0"/>
              <w:sz w:val="27"/>
              <w:szCs w:val="27"/>
            </w:rPr>
            <w:delText>补全</w:delText>
          </w:r>
        </w:del>
      </w:ins>
    </w:p>
    <w:p w14:paraId="718B453B" w14:textId="4CD20B7A" w:rsidR="00207EFD" w:rsidRPr="00207EFD" w:rsidRDefault="00DC3D76" w:rsidP="00207EFD">
      <w:pPr>
        <w:widowControl/>
        <w:shd w:val="clear" w:color="auto" w:fill="FFFFFF"/>
        <w:spacing w:after="150"/>
        <w:jc w:val="left"/>
        <w:rPr>
          <w:rFonts w:ascii="Helvetica" w:eastAsia="宋体" w:hAnsi="Helvetica" w:cs="Helvetica"/>
          <w:color w:val="333333"/>
          <w:kern w:val="0"/>
          <w:szCs w:val="21"/>
        </w:rPr>
      </w:pPr>
      <w:del w:id="96" w:author="Ye, Yun" w:date="2017-09-29T14:39:00Z">
        <w:r w:rsidDel="00EA202C">
          <w:rPr>
            <w:noProof/>
          </w:rPr>
          <w:drawing>
            <wp:inline distT="0" distB="0" distL="0" distR="0" wp14:anchorId="05FF39E8" wp14:editId="1B847738">
              <wp:extent cx="9961600" cy="6341806"/>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99604" cy="6366001"/>
                      </a:xfrm>
                      <a:prstGeom prst="rect">
                        <a:avLst/>
                      </a:prstGeom>
                    </pic:spPr>
                  </pic:pic>
                </a:graphicData>
              </a:graphic>
            </wp:inline>
          </w:drawing>
        </w:r>
      </w:del>
      <w:ins w:id="97" w:author="Ye, Yun" w:date="2017-09-29T14:40:00Z">
        <w:r w:rsidR="00E316CF" w:rsidRPr="00E316CF">
          <w:rPr>
            <w:noProof/>
          </w:rPr>
          <w:t xml:space="preserve"> </w:t>
        </w:r>
        <w:r w:rsidR="00E316CF">
          <w:rPr>
            <w:noProof/>
          </w:rPr>
          <w:drawing>
            <wp:inline distT="0" distB="0" distL="0" distR="0" wp14:anchorId="6A4651CF" wp14:editId="400DB6DD">
              <wp:extent cx="7873348" cy="48595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92987" cy="4871715"/>
                      </a:xfrm>
                      <a:prstGeom prst="rect">
                        <a:avLst/>
                      </a:prstGeom>
                    </pic:spPr>
                  </pic:pic>
                </a:graphicData>
              </a:graphic>
            </wp:inline>
          </w:drawing>
        </w:r>
      </w:ins>
    </w:p>
    <w:p w14:paraId="06EBE5F1" w14:textId="77777777" w:rsidR="00207EFD" w:rsidRPr="00207EFD" w:rsidRDefault="00207EFD" w:rsidP="00207EFD">
      <w:pPr>
        <w:widowControl/>
        <w:pBdr>
          <w:bottom w:val="single" w:sz="6" w:space="7" w:color="EEEEEE"/>
        </w:pBdr>
        <w:shd w:val="clear" w:color="auto" w:fill="FFFFFF"/>
        <w:spacing w:before="600" w:after="300"/>
        <w:jc w:val="left"/>
        <w:outlineLvl w:val="1"/>
        <w:rPr>
          <w:rFonts w:ascii="Helvetica" w:eastAsia="宋体" w:hAnsi="Helvetica" w:cs="Helvetica"/>
          <w:color w:val="333333"/>
          <w:kern w:val="0"/>
          <w:sz w:val="45"/>
          <w:szCs w:val="45"/>
        </w:rPr>
      </w:pPr>
      <w:r w:rsidRPr="00207EFD">
        <w:rPr>
          <w:rFonts w:ascii="Helvetica" w:eastAsia="宋体" w:hAnsi="Helvetica" w:cs="Helvetica"/>
          <w:color w:val="333333"/>
          <w:kern w:val="0"/>
          <w:sz w:val="45"/>
          <w:szCs w:val="45"/>
        </w:rPr>
        <w:t>3</w:t>
      </w:r>
      <w:r w:rsidRPr="00207EFD">
        <w:rPr>
          <w:rFonts w:ascii="Helvetica" w:eastAsia="宋体" w:hAnsi="Helvetica" w:cs="Helvetica"/>
          <w:color w:val="333333"/>
          <w:kern w:val="0"/>
          <w:sz w:val="45"/>
          <w:szCs w:val="45"/>
        </w:rPr>
        <w:t>．填写工作内容</w:t>
      </w:r>
    </w:p>
    <w:p w14:paraId="22E10B9F" w14:textId="1E5E9F80" w:rsidR="00207EFD" w:rsidDel="00CE5657" w:rsidRDefault="00207EFD" w:rsidP="00207EFD">
      <w:pPr>
        <w:widowControl/>
        <w:shd w:val="clear" w:color="auto" w:fill="FFFFFF"/>
        <w:spacing w:after="150"/>
        <w:jc w:val="left"/>
        <w:rPr>
          <w:ins w:id="98" w:author="Guo, Ying" w:date="2017-09-29T11:02:00Z"/>
          <w:del w:id="99" w:author="Ye, Yun" w:date="2017-09-29T14:55:00Z"/>
          <w:rFonts w:ascii="Helvetica" w:eastAsia="宋体" w:hAnsi="Helvetica" w:cs="Helvetica"/>
          <w:color w:val="333333"/>
          <w:kern w:val="0"/>
          <w:szCs w:val="21"/>
        </w:rPr>
      </w:pPr>
      <w:r w:rsidRPr="00207EFD">
        <w:rPr>
          <w:rFonts w:ascii="Helvetica" w:eastAsia="宋体" w:hAnsi="Helvetica" w:cs="Helvetica"/>
          <w:color w:val="333333"/>
          <w:kern w:val="0"/>
          <w:szCs w:val="21"/>
        </w:rPr>
        <w:t>员工用于每日填写当日或前几日工作内容，其中工作内容下拉列表由上面的表定义。如果工作日的工作时长不在</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正常工作时长范围</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内，该天信息将出现在运营角色的用户页面内出现。</w:t>
      </w:r>
      <w:r w:rsidR="00C57F67" w:rsidRPr="00C57F67">
        <w:rPr>
          <w:rFonts w:ascii="Helvetica" w:eastAsia="宋体" w:hAnsi="Helvetica" w:cs="Helvetica" w:hint="eastAsia"/>
          <w:color w:val="333333"/>
          <w:kern w:val="0"/>
          <w:szCs w:val="21"/>
        </w:rPr>
        <w:t>工时填写作为人力成本计算依据，不参与项目绩效评分</w:t>
      </w:r>
      <w:r w:rsidR="00C57F67">
        <w:rPr>
          <w:rFonts w:ascii="Helvetica" w:eastAsia="宋体" w:hAnsi="Helvetica" w:cs="Helvetica" w:hint="eastAsia"/>
          <w:color w:val="333333"/>
          <w:kern w:val="0"/>
          <w:szCs w:val="21"/>
        </w:rPr>
        <w:t>。</w:t>
      </w:r>
    </w:p>
    <w:p w14:paraId="0A9DA5A9" w14:textId="271CA316" w:rsidR="009652BF" w:rsidRPr="00524191" w:rsidDel="00CE5657" w:rsidRDefault="009652BF" w:rsidP="009652BF">
      <w:pPr>
        <w:widowControl/>
        <w:shd w:val="clear" w:color="auto" w:fill="FFFFFF"/>
        <w:spacing w:before="150" w:after="150"/>
        <w:jc w:val="left"/>
        <w:outlineLvl w:val="3"/>
        <w:rPr>
          <w:ins w:id="100" w:author="Guo, Ying" w:date="2017-09-29T11:02:00Z"/>
          <w:del w:id="101" w:author="Ye, Yun" w:date="2017-09-29T14:55:00Z"/>
          <w:rFonts w:ascii="Helvetica" w:eastAsia="宋体" w:hAnsi="Helvetica" w:cs="Helvetica"/>
          <w:color w:val="FF0000"/>
          <w:kern w:val="0"/>
          <w:sz w:val="27"/>
          <w:szCs w:val="27"/>
        </w:rPr>
      </w:pPr>
      <w:ins w:id="102" w:author="Guo, Ying" w:date="2017-09-29T11:02:00Z">
        <w:del w:id="103" w:author="Ye, Yun" w:date="2017-09-29T14:55:00Z">
          <w:r w:rsidRPr="00524191" w:rsidDel="00CE5657">
            <w:rPr>
              <w:rFonts w:ascii="Helvetica" w:eastAsia="宋体" w:hAnsi="Helvetica" w:cs="Helvetica" w:hint="eastAsia"/>
              <w:color w:val="FF0000"/>
              <w:kern w:val="0"/>
              <w:sz w:val="27"/>
              <w:szCs w:val="27"/>
            </w:rPr>
            <w:delText>TODO</w:delText>
          </w:r>
          <w:r w:rsidRPr="00524191" w:rsidDel="00CE5657">
            <w:rPr>
              <w:rFonts w:ascii="Helvetica" w:eastAsia="宋体" w:hAnsi="Helvetica" w:cs="Helvetica" w:hint="eastAsia"/>
              <w:color w:val="FF0000"/>
              <w:kern w:val="0"/>
              <w:sz w:val="27"/>
              <w:szCs w:val="27"/>
            </w:rPr>
            <w:delText>：</w:delText>
          </w:r>
        </w:del>
      </w:ins>
      <w:ins w:id="104" w:author="Guo, Ying" w:date="2017-09-29T11:06:00Z">
        <w:del w:id="105" w:author="Ye, Yun" w:date="2017-09-29T14:55:00Z">
          <w:r w:rsidDel="00CE5657">
            <w:rPr>
              <w:rFonts w:ascii="Helvetica" w:eastAsia="宋体" w:hAnsi="Helvetica" w:cs="Helvetica" w:hint="eastAsia"/>
              <w:color w:val="FF0000"/>
              <w:kern w:val="0"/>
              <w:sz w:val="27"/>
              <w:szCs w:val="27"/>
            </w:rPr>
            <w:delText>这个图要改改</w:delText>
          </w:r>
        </w:del>
      </w:ins>
      <w:ins w:id="106" w:author="Guo, Ying" w:date="2017-09-29T11:14:00Z">
        <w:del w:id="107" w:author="Ye, Yun" w:date="2017-09-29T14:55:00Z">
          <w:r w:rsidR="00110A45" w:rsidDel="00CE5657">
            <w:rPr>
              <w:rFonts w:ascii="Helvetica" w:eastAsia="宋体" w:hAnsi="Helvetica" w:cs="Helvetica" w:hint="eastAsia"/>
              <w:color w:val="FF0000"/>
              <w:kern w:val="0"/>
              <w:sz w:val="27"/>
              <w:szCs w:val="27"/>
            </w:rPr>
            <w:delText>。一张</w:delText>
          </w:r>
          <w:r w:rsidR="00110A45" w:rsidDel="00CE5657">
            <w:rPr>
              <w:rFonts w:ascii="Helvetica" w:eastAsia="宋体" w:hAnsi="Helvetica" w:cs="Helvetica" w:hint="eastAsia"/>
              <w:color w:val="FF0000"/>
              <w:kern w:val="0"/>
              <w:sz w:val="27"/>
              <w:szCs w:val="27"/>
            </w:rPr>
            <w:delText>table</w:delText>
          </w:r>
          <w:r w:rsidR="00110A45" w:rsidDel="00CE5657">
            <w:rPr>
              <w:rFonts w:ascii="Helvetica" w:eastAsia="宋体" w:hAnsi="Helvetica" w:cs="Helvetica" w:hint="eastAsia"/>
              <w:color w:val="FF0000"/>
              <w:kern w:val="0"/>
              <w:sz w:val="27"/>
              <w:szCs w:val="27"/>
            </w:rPr>
            <w:delText>就是一天的，</w:delText>
          </w:r>
        </w:del>
      </w:ins>
      <w:ins w:id="108" w:author="Guo, Ying" w:date="2017-09-29T11:12:00Z">
        <w:del w:id="109" w:author="Ye, Yun" w:date="2017-09-29T14:55:00Z">
          <w:r w:rsidR="00110A45" w:rsidDel="00CE5657">
            <w:rPr>
              <w:rFonts w:ascii="Helvetica" w:eastAsia="宋体" w:hAnsi="Helvetica" w:cs="Helvetica" w:hint="eastAsia"/>
              <w:color w:val="FF0000"/>
              <w:kern w:val="0"/>
              <w:sz w:val="27"/>
              <w:szCs w:val="27"/>
            </w:rPr>
            <w:delText>时间是填写的</w:delText>
          </w:r>
        </w:del>
      </w:ins>
      <w:ins w:id="110" w:author="Guo, Ying" w:date="2017-09-29T11:14:00Z">
        <w:del w:id="111" w:author="Ye, Yun" w:date="2017-09-29T14:55:00Z">
          <w:r w:rsidR="00DF60D3" w:rsidDel="00CE5657">
            <w:rPr>
              <w:rFonts w:ascii="Helvetica" w:eastAsia="宋体" w:hAnsi="Helvetica" w:cs="Helvetica" w:hint="eastAsia"/>
              <w:color w:val="FF0000"/>
              <w:kern w:val="0"/>
              <w:sz w:val="27"/>
              <w:szCs w:val="27"/>
            </w:rPr>
            <w:delText>，</w:delText>
          </w:r>
        </w:del>
      </w:ins>
      <w:ins w:id="112" w:author="Guo, Ying" w:date="2017-09-29T11:13:00Z">
        <w:del w:id="113" w:author="Ye, Yun" w:date="2017-09-29T14:55:00Z">
          <w:r w:rsidR="00110A45" w:rsidDel="00CE5657">
            <w:rPr>
              <w:rFonts w:ascii="Helvetica" w:eastAsia="宋体" w:hAnsi="Helvetica" w:cs="Helvetica" w:hint="eastAsia"/>
              <w:color w:val="FF0000"/>
              <w:kern w:val="0"/>
              <w:sz w:val="27"/>
              <w:szCs w:val="27"/>
            </w:rPr>
            <w:delText>在</w:delText>
          </w:r>
          <w:r w:rsidR="00110A45" w:rsidDel="00CE5657">
            <w:rPr>
              <w:rFonts w:ascii="Helvetica" w:eastAsia="宋体" w:hAnsi="Helvetica" w:cs="Helvetica" w:hint="eastAsia"/>
              <w:color w:val="FF0000"/>
              <w:kern w:val="0"/>
              <w:sz w:val="27"/>
              <w:szCs w:val="27"/>
            </w:rPr>
            <w:delText>table</w:delText>
          </w:r>
          <w:r w:rsidR="00110A45" w:rsidDel="00CE5657">
            <w:rPr>
              <w:rFonts w:ascii="Helvetica" w:eastAsia="宋体" w:hAnsi="Helvetica" w:cs="Helvetica" w:hint="eastAsia"/>
              <w:color w:val="FF0000"/>
              <w:kern w:val="0"/>
              <w:sz w:val="27"/>
              <w:szCs w:val="27"/>
            </w:rPr>
            <w:delText>的最下面有个当日合计。</w:delText>
          </w:r>
        </w:del>
      </w:ins>
    </w:p>
    <w:p w14:paraId="2F19C4BF" w14:textId="77777777" w:rsidR="009652BF" w:rsidRPr="00DF60D3" w:rsidRDefault="009652BF" w:rsidP="00207EFD">
      <w:pPr>
        <w:widowControl/>
        <w:shd w:val="clear" w:color="auto" w:fill="FFFFFF"/>
        <w:spacing w:after="150"/>
        <w:jc w:val="left"/>
        <w:rPr>
          <w:rFonts w:ascii="Helvetica" w:eastAsia="宋体" w:hAnsi="Helvetica" w:cs="Helvetica"/>
          <w:color w:val="333333"/>
          <w:kern w:val="0"/>
          <w:szCs w:val="21"/>
        </w:rPr>
      </w:pPr>
    </w:p>
    <w:p w14:paraId="2E8787AA" w14:textId="7680246F"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del w:id="114" w:author="Ye, Yun" w:date="2017-09-29T14:55:00Z">
        <w:r w:rsidRPr="00207EFD" w:rsidDel="005B68F3">
          <w:rPr>
            <w:rFonts w:ascii="Helvetica" w:eastAsia="宋体" w:hAnsi="Helvetica" w:cs="Helvetica"/>
            <w:noProof/>
            <w:color w:val="337AB7"/>
            <w:kern w:val="0"/>
            <w:szCs w:val="21"/>
          </w:rPr>
          <w:drawing>
            <wp:inline distT="0" distB="0" distL="0" distR="0" wp14:anchorId="2E8E170A" wp14:editId="5EA7A8AC">
              <wp:extent cx="5709920" cy="3394480"/>
              <wp:effectExtent l="0" t="0" r="5080" b="0"/>
              <wp:docPr id="7" name="Picture 7" descr="http://landiao.chn.ai/lib/exe/fetch.php?media=pasted:20170214-085617.png">
                <a:hlinkClick xmlns:a="http://schemas.openxmlformats.org/drawingml/2006/main" r:id="rId14" tooltip="&quot;pasted:20170214-085617.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ndiao.chn.ai/lib/exe/fetch.php?media=pasted:20170214-085617.png">
                        <a:hlinkClick r:id="rId14" tooltip="&quot;pasted:20170214-085617.png&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818" cy="3399770"/>
                      </a:xfrm>
                      <a:prstGeom prst="rect">
                        <a:avLst/>
                      </a:prstGeom>
                      <a:noFill/>
                      <a:ln>
                        <a:noFill/>
                      </a:ln>
                    </pic:spPr>
                  </pic:pic>
                </a:graphicData>
              </a:graphic>
            </wp:inline>
          </w:drawing>
        </w:r>
      </w:del>
      <w:ins w:id="115" w:author="Ye, Yun" w:date="2017-09-29T14:55:00Z">
        <w:r w:rsidR="005B68F3" w:rsidRPr="005B68F3">
          <w:rPr>
            <w:noProof/>
          </w:rPr>
          <w:t xml:space="preserve"> </w:t>
        </w:r>
      </w:ins>
      <w:ins w:id="116" w:author="Ye, Yun" w:date="2017-09-29T15:10:00Z">
        <w:r w:rsidR="00A01A10">
          <w:rPr>
            <w:noProof/>
          </w:rPr>
          <w:drawing>
            <wp:inline distT="0" distB="0" distL="0" distR="0" wp14:anchorId="2D02AF7C" wp14:editId="6836BCD8">
              <wp:extent cx="7844403" cy="5161936"/>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48143" cy="5164397"/>
                      </a:xfrm>
                      <a:prstGeom prst="rect">
                        <a:avLst/>
                      </a:prstGeom>
                    </pic:spPr>
                  </pic:pic>
                </a:graphicData>
              </a:graphic>
            </wp:inline>
          </w:drawing>
        </w:r>
      </w:ins>
    </w:p>
    <w:p w14:paraId="206C4161" w14:textId="77777777" w:rsidR="00207EFD" w:rsidRPr="00207EFD" w:rsidRDefault="00207EFD" w:rsidP="00207EFD">
      <w:pPr>
        <w:widowControl/>
        <w:pBdr>
          <w:bottom w:val="single" w:sz="6" w:space="7" w:color="EEEEEE"/>
        </w:pBdr>
        <w:shd w:val="clear" w:color="auto" w:fill="FFFFFF"/>
        <w:spacing w:before="600" w:after="300"/>
        <w:jc w:val="left"/>
        <w:outlineLvl w:val="1"/>
        <w:rPr>
          <w:rFonts w:ascii="Helvetica" w:eastAsia="宋体" w:hAnsi="Helvetica" w:cs="Helvetica"/>
          <w:color w:val="333333"/>
          <w:kern w:val="0"/>
          <w:sz w:val="45"/>
          <w:szCs w:val="45"/>
        </w:rPr>
      </w:pPr>
      <w:r w:rsidRPr="00207EFD">
        <w:rPr>
          <w:rFonts w:ascii="Helvetica" w:eastAsia="宋体" w:hAnsi="Helvetica" w:cs="Helvetica"/>
          <w:color w:val="333333"/>
          <w:kern w:val="0"/>
          <w:sz w:val="45"/>
          <w:szCs w:val="45"/>
        </w:rPr>
        <w:t>4</w:t>
      </w:r>
      <w:r w:rsidRPr="00207EFD">
        <w:rPr>
          <w:rFonts w:ascii="Helvetica" w:eastAsia="宋体" w:hAnsi="Helvetica" w:cs="Helvetica"/>
          <w:color w:val="333333"/>
          <w:kern w:val="0"/>
          <w:sz w:val="45"/>
          <w:szCs w:val="45"/>
        </w:rPr>
        <w:t>．项目经理工时审定</w:t>
      </w:r>
    </w:p>
    <w:p w14:paraId="7414D7B0" w14:textId="65921B9C"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项目经理</w:t>
      </w:r>
      <w:del w:id="117" w:author="Guo, Ying" w:date="2017-09-29T11:27:00Z">
        <w:r w:rsidRPr="00207EFD" w:rsidDel="00010FC6">
          <w:rPr>
            <w:rFonts w:ascii="Helvetica" w:eastAsia="宋体" w:hAnsi="Helvetica" w:cs="Helvetica" w:hint="eastAsia"/>
            <w:color w:val="333333"/>
            <w:kern w:val="0"/>
            <w:szCs w:val="21"/>
          </w:rPr>
          <w:delText>参考</w:delText>
        </w:r>
      </w:del>
      <w:ins w:id="118" w:author="Guo, Ying" w:date="2017-09-29T11:27:00Z">
        <w:r w:rsidR="00010FC6">
          <w:rPr>
            <w:rFonts w:ascii="Helvetica" w:eastAsia="宋体" w:hAnsi="Helvetica" w:cs="Helvetica" w:hint="eastAsia"/>
            <w:color w:val="333333"/>
            <w:kern w:val="0"/>
            <w:szCs w:val="21"/>
          </w:rPr>
          <w:t>对</w:t>
        </w:r>
      </w:ins>
      <w:r w:rsidRPr="00207EFD">
        <w:rPr>
          <w:rFonts w:ascii="Helvetica" w:eastAsia="宋体" w:hAnsi="Helvetica" w:cs="Helvetica"/>
          <w:color w:val="333333"/>
          <w:kern w:val="0"/>
          <w:szCs w:val="21"/>
        </w:rPr>
        <w:t>员工填写的在自己负责的项目内的工作内容及时长，</w:t>
      </w:r>
      <w:del w:id="119" w:author="Guo, Ying" w:date="2017-09-29T11:27:00Z">
        <w:r w:rsidRPr="00207EFD" w:rsidDel="00010FC6">
          <w:rPr>
            <w:rFonts w:ascii="Helvetica" w:eastAsia="宋体" w:hAnsi="Helvetica" w:cs="Helvetica"/>
            <w:color w:val="333333"/>
            <w:kern w:val="0"/>
            <w:szCs w:val="21"/>
          </w:rPr>
          <w:delText>分配该设计师在该项目内某工作内容的积分，并对</w:delText>
        </w:r>
      </w:del>
      <w:r w:rsidRPr="00207EFD">
        <w:rPr>
          <w:rFonts w:ascii="Helvetica" w:eastAsia="宋体" w:hAnsi="Helvetica" w:cs="Helvetica"/>
          <w:color w:val="333333"/>
          <w:kern w:val="0"/>
          <w:szCs w:val="21"/>
        </w:rPr>
        <w:t>工作内容进行评价。</w:t>
      </w:r>
    </w:p>
    <w:p w14:paraId="5EA376A4"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鼠标在工作内容上面悬停提示该工作内容的一般信息帮助经理决定，提示信息包括：工作类别，所占分值和百分比等信息。</w:t>
      </w:r>
    </w:p>
    <w:p w14:paraId="400B6D96"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对每一项工作内容，项目经理可以对其几个方面五分制的评价，评价与员工工时积分一起存入系统，以供查询和报表列出。在进行评价的时候，可以从下拉列表候选可用的评价项，也可以在页面上创建新的评价项。</w:t>
      </w:r>
    </w:p>
    <w:p w14:paraId="1177DE93"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noProof/>
          <w:color w:val="333333"/>
          <w:kern w:val="0"/>
          <w:szCs w:val="21"/>
        </w:rPr>
        <w:drawing>
          <wp:inline distT="0" distB="0" distL="0" distR="0" wp14:anchorId="2E193780" wp14:editId="6BEF7073">
            <wp:extent cx="6191250" cy="2882801"/>
            <wp:effectExtent l="0" t="0" r="0" b="0"/>
            <wp:docPr id="6" name="Picture 6" descr="http://landiao.chn.ai/lib/exe/fetch.php?w=1024&amp;h=477&amp;tok=1bcf33&amp;media=pasted:20170226-135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ndiao.chn.ai/lib/exe/fetch.php?w=1024&amp;h=477&amp;tok=1bcf33&amp;media=pasted:20170226-1356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2024" cy="2892474"/>
                    </a:xfrm>
                    <a:prstGeom prst="rect">
                      <a:avLst/>
                    </a:prstGeom>
                    <a:noFill/>
                    <a:ln>
                      <a:noFill/>
                    </a:ln>
                  </pic:spPr>
                </pic:pic>
              </a:graphicData>
            </a:graphic>
          </wp:inline>
        </w:drawing>
      </w:r>
    </w:p>
    <w:p w14:paraId="3EA26107" w14:textId="77777777" w:rsidR="00207EFD" w:rsidRPr="00207EFD" w:rsidRDefault="00207EFD" w:rsidP="00207EFD">
      <w:pPr>
        <w:widowControl/>
        <w:pBdr>
          <w:bottom w:val="single" w:sz="6" w:space="7" w:color="EEEEEE"/>
        </w:pBdr>
        <w:shd w:val="clear" w:color="auto" w:fill="FFFFFF"/>
        <w:spacing w:before="600" w:after="300"/>
        <w:jc w:val="left"/>
        <w:outlineLvl w:val="1"/>
        <w:rPr>
          <w:rFonts w:ascii="Helvetica" w:eastAsia="宋体" w:hAnsi="Helvetica" w:cs="Helvetica"/>
          <w:color w:val="333333"/>
          <w:kern w:val="0"/>
          <w:sz w:val="45"/>
          <w:szCs w:val="45"/>
        </w:rPr>
      </w:pPr>
      <w:r w:rsidRPr="00207EFD">
        <w:rPr>
          <w:rFonts w:ascii="Helvetica" w:eastAsia="宋体" w:hAnsi="Helvetica" w:cs="Helvetica"/>
          <w:color w:val="333333"/>
          <w:kern w:val="0"/>
          <w:sz w:val="45"/>
          <w:szCs w:val="45"/>
        </w:rPr>
        <w:t>5</w:t>
      </w:r>
      <w:r w:rsidRPr="00207EFD">
        <w:rPr>
          <w:rFonts w:ascii="Helvetica" w:eastAsia="宋体" w:hAnsi="Helvetica" w:cs="Helvetica"/>
          <w:color w:val="333333"/>
          <w:kern w:val="0"/>
          <w:sz w:val="45"/>
          <w:szCs w:val="45"/>
        </w:rPr>
        <w:t>．积分报表</w:t>
      </w:r>
    </w:p>
    <w:p w14:paraId="76712926" w14:textId="454A34E3"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del w:id="120" w:author="Guo, Ying" w:date="2017-09-29T11:23:00Z">
        <w:r w:rsidRPr="00207EFD" w:rsidDel="006E758E">
          <w:rPr>
            <w:rFonts w:ascii="Helvetica" w:eastAsia="宋体" w:hAnsi="Helvetica" w:cs="Helvetica" w:hint="eastAsia"/>
            <w:color w:val="333333"/>
            <w:kern w:val="0"/>
            <w:szCs w:val="21"/>
          </w:rPr>
          <w:delText>设计师</w:delText>
        </w:r>
      </w:del>
      <w:ins w:id="121" w:author="Guo, Ying" w:date="2017-09-29T11:23:00Z">
        <w:r w:rsidR="006E758E">
          <w:rPr>
            <w:rFonts w:ascii="Helvetica" w:eastAsia="宋体" w:hAnsi="Helvetica" w:cs="Helvetica" w:hint="eastAsia"/>
            <w:color w:val="333333"/>
            <w:kern w:val="0"/>
            <w:szCs w:val="21"/>
          </w:rPr>
          <w:t>员工</w:t>
        </w:r>
      </w:ins>
      <w:r w:rsidRPr="00207EFD">
        <w:rPr>
          <w:rFonts w:ascii="Helvetica" w:eastAsia="宋体" w:hAnsi="Helvetica" w:cs="Helvetica"/>
          <w:color w:val="333333"/>
          <w:kern w:val="0"/>
          <w:szCs w:val="21"/>
        </w:rPr>
        <w:t>，项目经理，</w:t>
      </w:r>
      <w:del w:id="122" w:author="Guo, Ying" w:date="2017-09-29T11:23:00Z">
        <w:r w:rsidRPr="00207EFD" w:rsidDel="006E758E">
          <w:rPr>
            <w:rFonts w:ascii="Helvetica" w:eastAsia="宋体" w:hAnsi="Helvetica" w:cs="Helvetica" w:hint="eastAsia"/>
            <w:color w:val="333333"/>
            <w:kern w:val="0"/>
            <w:szCs w:val="21"/>
          </w:rPr>
          <w:delText>所长</w:delText>
        </w:r>
      </w:del>
      <w:ins w:id="123" w:author="Guo, Ying" w:date="2017-09-29T11:23:00Z">
        <w:r w:rsidR="006E758E">
          <w:rPr>
            <w:rFonts w:ascii="Helvetica" w:eastAsia="宋体" w:hAnsi="Helvetica" w:cs="Helvetica" w:hint="eastAsia"/>
            <w:color w:val="333333"/>
            <w:kern w:val="0"/>
            <w:szCs w:val="21"/>
          </w:rPr>
          <w:t>部门经理</w:t>
        </w:r>
      </w:ins>
      <w:r w:rsidRPr="00207EFD">
        <w:rPr>
          <w:rFonts w:ascii="Helvetica" w:eastAsia="宋体" w:hAnsi="Helvetica" w:cs="Helvetica"/>
          <w:color w:val="333333"/>
          <w:kern w:val="0"/>
          <w:szCs w:val="21"/>
        </w:rPr>
        <w:t>，运营之间可以看到不同范围的积分分布。下面的列表都可以导出成</w:t>
      </w:r>
      <w:r w:rsidRPr="00207EFD">
        <w:rPr>
          <w:rFonts w:ascii="Helvetica" w:eastAsia="宋体" w:hAnsi="Helvetica" w:cs="Helvetica"/>
          <w:color w:val="333333"/>
          <w:kern w:val="0"/>
          <w:szCs w:val="21"/>
        </w:rPr>
        <w:t>excel</w:t>
      </w:r>
      <w:r w:rsidRPr="00207EFD">
        <w:rPr>
          <w:rFonts w:ascii="Helvetica" w:eastAsia="宋体" w:hAnsi="Helvetica" w:cs="Helvetica"/>
          <w:color w:val="333333"/>
          <w:kern w:val="0"/>
          <w:szCs w:val="21"/>
        </w:rPr>
        <w:t>的</w:t>
      </w:r>
      <w:r w:rsidRPr="00207EFD">
        <w:rPr>
          <w:rFonts w:ascii="Helvetica" w:eastAsia="宋体" w:hAnsi="Helvetica" w:cs="Helvetica"/>
          <w:color w:val="333333"/>
          <w:kern w:val="0"/>
          <w:szCs w:val="21"/>
        </w:rPr>
        <w:t>csv</w:t>
      </w:r>
      <w:r w:rsidRPr="00207EFD">
        <w:rPr>
          <w:rFonts w:ascii="Helvetica" w:eastAsia="宋体" w:hAnsi="Helvetica" w:cs="Helvetica"/>
          <w:color w:val="333333"/>
          <w:kern w:val="0"/>
          <w:szCs w:val="21"/>
        </w:rPr>
        <w:t>格式。</w:t>
      </w:r>
    </w:p>
    <w:p w14:paraId="6E448E50" w14:textId="6B2A4279"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del w:id="124" w:author="Guo, Ying" w:date="2017-09-29T11:24:00Z">
        <w:r w:rsidRPr="00207EFD" w:rsidDel="006E758E">
          <w:rPr>
            <w:rFonts w:ascii="Helvetica" w:eastAsia="宋体" w:hAnsi="Helvetica" w:cs="Helvetica" w:hint="eastAsia"/>
            <w:color w:val="333333"/>
            <w:kern w:val="0"/>
            <w:sz w:val="36"/>
            <w:szCs w:val="36"/>
          </w:rPr>
          <w:delText>设计师</w:delText>
        </w:r>
      </w:del>
      <w:ins w:id="125" w:author="Guo, Ying" w:date="2017-09-29T11:24:00Z">
        <w:r w:rsidR="006E758E">
          <w:rPr>
            <w:rFonts w:ascii="Helvetica" w:eastAsia="宋体" w:hAnsi="Helvetica" w:cs="Helvetica" w:hint="eastAsia"/>
            <w:color w:val="333333"/>
            <w:kern w:val="0"/>
            <w:sz w:val="36"/>
            <w:szCs w:val="36"/>
          </w:rPr>
          <w:t>员工</w:t>
        </w:r>
      </w:ins>
    </w:p>
    <w:p w14:paraId="57148879" w14:textId="656F5378" w:rsidR="00207EFD" w:rsidRDefault="00207EFD" w:rsidP="00207EFD">
      <w:pPr>
        <w:widowControl/>
        <w:shd w:val="clear" w:color="auto" w:fill="FFFFFF"/>
        <w:spacing w:after="150"/>
        <w:jc w:val="left"/>
        <w:rPr>
          <w:ins w:id="126" w:author="Guo, Ying" w:date="2017-09-29T11:27:00Z"/>
          <w:rFonts w:ascii="Helvetica" w:eastAsia="宋体" w:hAnsi="Helvetica" w:cs="Helvetica"/>
          <w:color w:val="333333"/>
          <w:kern w:val="0"/>
          <w:szCs w:val="21"/>
        </w:rPr>
      </w:pPr>
      <w:del w:id="127" w:author="Guo, Ying" w:date="2017-09-29T11:24:00Z">
        <w:r w:rsidRPr="00207EFD" w:rsidDel="006E758E">
          <w:rPr>
            <w:rFonts w:ascii="Helvetica" w:eastAsia="宋体" w:hAnsi="Helvetica" w:cs="Helvetica" w:hint="eastAsia"/>
            <w:color w:val="333333"/>
            <w:kern w:val="0"/>
            <w:szCs w:val="21"/>
          </w:rPr>
          <w:delText>设计师</w:delText>
        </w:r>
      </w:del>
      <w:ins w:id="128" w:author="Guo, Ying" w:date="2017-09-29T11:24:00Z">
        <w:r w:rsidR="006E758E">
          <w:rPr>
            <w:rFonts w:ascii="Helvetica" w:eastAsia="宋体" w:hAnsi="Helvetica" w:cs="Helvetica" w:hint="eastAsia"/>
            <w:color w:val="333333"/>
            <w:kern w:val="0"/>
            <w:szCs w:val="21"/>
          </w:rPr>
          <w:t>员工</w:t>
        </w:r>
      </w:ins>
      <w:r w:rsidRPr="00207EFD">
        <w:rPr>
          <w:rFonts w:ascii="Helvetica" w:eastAsia="宋体" w:hAnsi="Helvetica" w:cs="Helvetica"/>
          <w:color w:val="333333"/>
          <w:kern w:val="0"/>
          <w:szCs w:val="21"/>
        </w:rPr>
        <w:t>能看到自己所有参与项目的积分情况。</w:t>
      </w:r>
    </w:p>
    <w:p w14:paraId="7AE20A84" w14:textId="532B8ABB" w:rsidR="000E1867" w:rsidRPr="00207EFD" w:rsidDel="000E1867" w:rsidRDefault="000E1867" w:rsidP="00207EFD">
      <w:pPr>
        <w:widowControl/>
        <w:shd w:val="clear" w:color="auto" w:fill="FFFFFF"/>
        <w:spacing w:after="150"/>
        <w:jc w:val="left"/>
        <w:rPr>
          <w:del w:id="129" w:author="Guo, Ying" w:date="2017-09-29T11:28:00Z"/>
          <w:rFonts w:ascii="Helvetica" w:eastAsia="宋体" w:hAnsi="Helvetica" w:cs="Helvetica"/>
          <w:color w:val="333333"/>
          <w:kern w:val="0"/>
          <w:szCs w:val="21"/>
        </w:rPr>
      </w:pPr>
    </w:p>
    <w:p w14:paraId="49C47C13" w14:textId="77777777" w:rsidR="00207EFD" w:rsidRPr="00207EFD" w:rsidRDefault="00B06751" w:rsidP="00207EFD">
      <w:pPr>
        <w:widowControl/>
        <w:shd w:val="clear" w:color="auto" w:fill="FFFFFF"/>
        <w:spacing w:after="150"/>
        <w:jc w:val="left"/>
        <w:rPr>
          <w:rFonts w:ascii="Helvetica" w:eastAsia="宋体" w:hAnsi="Helvetica" w:cs="Helvetica"/>
          <w:color w:val="333333"/>
          <w:kern w:val="0"/>
          <w:szCs w:val="21"/>
        </w:rPr>
      </w:pPr>
      <w:r>
        <w:rPr>
          <w:noProof/>
        </w:rPr>
        <w:drawing>
          <wp:inline distT="0" distB="0" distL="0" distR="0" wp14:anchorId="0EA49A2B" wp14:editId="173298C2">
            <wp:extent cx="5930132" cy="4775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477" cy="4782725"/>
                    </a:xfrm>
                    <a:prstGeom prst="rect">
                      <a:avLst/>
                    </a:prstGeom>
                  </pic:spPr>
                </pic:pic>
              </a:graphicData>
            </a:graphic>
          </wp:inline>
        </w:drawing>
      </w:r>
    </w:p>
    <w:p w14:paraId="11D8B0E2"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点击项目名称，能进入到该项目的详细里面</w:t>
      </w:r>
    </w:p>
    <w:p w14:paraId="4106889F" w14:textId="77777777" w:rsidR="00207EFD" w:rsidRPr="00207EFD" w:rsidRDefault="006F110F" w:rsidP="00207EFD">
      <w:pPr>
        <w:widowControl/>
        <w:shd w:val="clear" w:color="auto" w:fill="FFFFFF"/>
        <w:spacing w:after="150"/>
        <w:jc w:val="left"/>
        <w:rPr>
          <w:rFonts w:ascii="Helvetica" w:eastAsia="宋体" w:hAnsi="Helvetica" w:cs="Helvetica"/>
          <w:color w:val="333333"/>
          <w:kern w:val="0"/>
          <w:szCs w:val="21"/>
        </w:rPr>
      </w:pPr>
      <w:r>
        <w:rPr>
          <w:noProof/>
        </w:rPr>
        <w:drawing>
          <wp:inline distT="0" distB="0" distL="0" distR="0" wp14:anchorId="368E27EE" wp14:editId="5128605F">
            <wp:extent cx="6061075" cy="424095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8490" cy="4246139"/>
                    </a:xfrm>
                    <a:prstGeom prst="rect">
                      <a:avLst/>
                    </a:prstGeom>
                  </pic:spPr>
                </pic:pic>
              </a:graphicData>
            </a:graphic>
          </wp:inline>
        </w:drawing>
      </w:r>
    </w:p>
    <w:p w14:paraId="32B41048"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项目经理</w:t>
      </w:r>
    </w:p>
    <w:p w14:paraId="40E16FCD" w14:textId="7391287E" w:rsidR="00207EFD" w:rsidRDefault="00207EFD" w:rsidP="00207EFD">
      <w:pPr>
        <w:widowControl/>
        <w:shd w:val="clear" w:color="auto" w:fill="FFFFFF"/>
        <w:spacing w:after="150"/>
        <w:jc w:val="left"/>
        <w:rPr>
          <w:ins w:id="130" w:author="Guo, Ying" w:date="2017-09-29T11:24:00Z"/>
          <w:rFonts w:ascii="Helvetica" w:eastAsia="宋体" w:hAnsi="Helvetica" w:cs="Helvetica"/>
          <w:color w:val="333333"/>
          <w:kern w:val="0"/>
          <w:szCs w:val="21"/>
        </w:rPr>
      </w:pPr>
      <w:r w:rsidRPr="00207EFD">
        <w:rPr>
          <w:rFonts w:ascii="Helvetica" w:eastAsia="宋体" w:hAnsi="Helvetica" w:cs="Helvetica"/>
          <w:color w:val="333333"/>
          <w:kern w:val="0"/>
          <w:szCs w:val="21"/>
        </w:rPr>
        <w:t>项目经理能看自己管理项目的积分以及消耗情况</w:t>
      </w:r>
    </w:p>
    <w:p w14:paraId="22CB5526" w14:textId="0CDCD1EF" w:rsidR="00EC517D" w:rsidRPr="00EC517D" w:rsidDel="00E86363" w:rsidRDefault="00EC517D" w:rsidP="00207EFD">
      <w:pPr>
        <w:widowControl/>
        <w:shd w:val="clear" w:color="auto" w:fill="FFFFFF"/>
        <w:spacing w:after="150"/>
        <w:jc w:val="left"/>
        <w:rPr>
          <w:del w:id="131" w:author="Ye, Yun" w:date="2017-09-29T14:58:00Z"/>
          <w:rFonts w:ascii="Helvetica" w:eastAsia="宋体" w:hAnsi="Helvetica" w:cs="Helvetica"/>
          <w:color w:val="FF0000"/>
          <w:kern w:val="0"/>
          <w:szCs w:val="21"/>
          <w:rPrChange w:id="132" w:author="Guo, Ying" w:date="2017-09-29T11:25:00Z">
            <w:rPr>
              <w:del w:id="133" w:author="Ye, Yun" w:date="2017-09-29T14:58:00Z"/>
              <w:rFonts w:ascii="Helvetica" w:eastAsia="宋体" w:hAnsi="Helvetica" w:cs="Helvetica"/>
              <w:color w:val="333333"/>
              <w:kern w:val="0"/>
              <w:szCs w:val="21"/>
            </w:rPr>
          </w:rPrChange>
        </w:rPr>
      </w:pPr>
      <w:ins w:id="134" w:author="Guo, Ying" w:date="2017-09-29T11:24:00Z">
        <w:del w:id="135" w:author="Ye, Yun" w:date="2017-09-29T14:58:00Z">
          <w:r w:rsidRPr="00EC517D" w:rsidDel="00E86363">
            <w:rPr>
              <w:rFonts w:ascii="Helvetica" w:eastAsia="宋体" w:hAnsi="Helvetica" w:cs="Helvetica" w:hint="eastAsia"/>
              <w:color w:val="FF0000"/>
              <w:kern w:val="0"/>
              <w:szCs w:val="21"/>
              <w:rPrChange w:id="136" w:author="Guo, Ying" w:date="2017-09-29T11:25:00Z">
                <w:rPr>
                  <w:rFonts w:ascii="Helvetica" w:eastAsia="宋体" w:hAnsi="Helvetica" w:cs="Helvetica" w:hint="eastAsia"/>
                  <w:color w:val="333333"/>
                  <w:kern w:val="0"/>
                  <w:szCs w:val="21"/>
                </w:rPr>
              </w:rPrChange>
            </w:rPr>
            <w:delText>直接费用没有目标金额（</w:delText>
          </w:r>
          <w:r w:rsidDel="00E86363">
            <w:rPr>
              <w:rFonts w:ascii="Helvetica" w:eastAsia="宋体" w:hAnsi="Helvetica" w:cs="Helvetica" w:hint="eastAsia"/>
              <w:color w:val="FF0000"/>
              <w:kern w:val="0"/>
              <w:szCs w:val="21"/>
            </w:rPr>
            <w:delText>就是</w:delText>
          </w:r>
        </w:del>
      </w:ins>
      <w:ins w:id="137" w:author="Guo, Ying" w:date="2017-09-29T11:25:00Z">
        <w:del w:id="138" w:author="Ye, Yun" w:date="2017-09-29T14:58:00Z">
          <w:r w:rsidDel="00E86363">
            <w:rPr>
              <w:rFonts w:ascii="Helvetica" w:eastAsia="宋体" w:hAnsi="Helvetica" w:cs="Helvetica" w:hint="eastAsia"/>
              <w:color w:val="FF0000"/>
              <w:kern w:val="0"/>
              <w:szCs w:val="21"/>
            </w:rPr>
            <w:delText>没</w:delText>
          </w:r>
        </w:del>
      </w:ins>
      <w:ins w:id="139" w:author="Guo, Ying" w:date="2017-09-29T11:24:00Z">
        <w:del w:id="140" w:author="Ye, Yun" w:date="2017-09-29T14:58:00Z">
          <w:r w:rsidRPr="00EC517D" w:rsidDel="00E86363">
            <w:rPr>
              <w:rFonts w:ascii="Helvetica" w:eastAsia="宋体" w:hAnsi="Helvetica" w:cs="Helvetica" w:hint="eastAsia"/>
              <w:color w:val="FF0000"/>
              <w:kern w:val="0"/>
              <w:szCs w:val="21"/>
              <w:rPrChange w:id="141" w:author="Guo, Ying" w:date="2017-09-29T11:25:00Z">
                <w:rPr>
                  <w:rFonts w:ascii="Helvetica" w:eastAsia="宋体" w:hAnsi="Helvetica" w:cs="Helvetica" w:hint="eastAsia"/>
                  <w:color w:val="333333"/>
                  <w:kern w:val="0"/>
                  <w:szCs w:val="21"/>
                </w:rPr>
              </w:rPrChange>
            </w:rPr>
            <w:delText>有分母）</w:delText>
          </w:r>
        </w:del>
      </w:ins>
    </w:p>
    <w:p w14:paraId="238AD68E" w14:textId="43A04A3D" w:rsidR="00207EFD" w:rsidRPr="00207EFD" w:rsidRDefault="00C26237" w:rsidP="00207EFD">
      <w:pPr>
        <w:widowControl/>
        <w:shd w:val="clear" w:color="auto" w:fill="FFFFFF"/>
        <w:spacing w:after="150"/>
        <w:jc w:val="left"/>
        <w:rPr>
          <w:rFonts w:ascii="Helvetica" w:eastAsia="宋体" w:hAnsi="Helvetica" w:cs="Helvetica"/>
          <w:color w:val="333333"/>
          <w:kern w:val="0"/>
          <w:szCs w:val="21"/>
        </w:rPr>
      </w:pPr>
      <w:del w:id="142" w:author="Ye, Yun" w:date="2017-09-29T14:58:00Z">
        <w:r w:rsidDel="008C11B8">
          <w:rPr>
            <w:noProof/>
          </w:rPr>
          <w:drawing>
            <wp:inline distT="0" distB="0" distL="0" distR="0" wp14:anchorId="120DFF42" wp14:editId="09F544F5">
              <wp:extent cx="6232686" cy="3441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6231" cy="3449180"/>
                      </a:xfrm>
                      <a:prstGeom prst="rect">
                        <a:avLst/>
                      </a:prstGeom>
                    </pic:spPr>
                  </pic:pic>
                </a:graphicData>
              </a:graphic>
            </wp:inline>
          </w:drawing>
        </w:r>
      </w:del>
      <w:ins w:id="143" w:author="Ye, Yun" w:date="2017-09-29T14:58:00Z">
        <w:r w:rsidR="008C11B8" w:rsidRPr="008C11B8">
          <w:rPr>
            <w:noProof/>
          </w:rPr>
          <w:t xml:space="preserve"> </w:t>
        </w:r>
        <w:r w:rsidR="008C11B8">
          <w:rPr>
            <w:noProof/>
          </w:rPr>
          <w:drawing>
            <wp:inline distT="0" distB="0" distL="0" distR="0" wp14:anchorId="4BEC26A1" wp14:editId="0C42F8A5">
              <wp:extent cx="6990735" cy="444627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99888" cy="4452092"/>
                      </a:xfrm>
                      <a:prstGeom prst="rect">
                        <a:avLst/>
                      </a:prstGeom>
                    </pic:spPr>
                  </pic:pic>
                </a:graphicData>
              </a:graphic>
            </wp:inline>
          </w:drawing>
        </w:r>
      </w:ins>
    </w:p>
    <w:p w14:paraId="2055B937"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还可以按进入项目查看项目积分的详细分布</w:t>
      </w:r>
    </w:p>
    <w:p w14:paraId="13AF2C3B" w14:textId="77777777" w:rsidR="00207EFD" w:rsidRPr="00207EFD" w:rsidRDefault="00A951BB" w:rsidP="00207EFD">
      <w:pPr>
        <w:widowControl/>
        <w:shd w:val="clear" w:color="auto" w:fill="FFFFFF"/>
        <w:spacing w:after="150"/>
        <w:jc w:val="left"/>
        <w:rPr>
          <w:rFonts w:ascii="Helvetica" w:eastAsia="宋体" w:hAnsi="Helvetica" w:cs="Helvetica"/>
          <w:color w:val="333333"/>
          <w:kern w:val="0"/>
          <w:szCs w:val="21"/>
        </w:rPr>
      </w:pPr>
      <w:r>
        <w:rPr>
          <w:noProof/>
        </w:rPr>
        <w:drawing>
          <wp:inline distT="0" distB="0" distL="0" distR="0" wp14:anchorId="112B183D" wp14:editId="3B5A0AE2">
            <wp:extent cx="5838477" cy="299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2616" cy="3009592"/>
                    </a:xfrm>
                    <a:prstGeom prst="rect">
                      <a:avLst/>
                    </a:prstGeom>
                  </pic:spPr>
                </pic:pic>
              </a:graphicData>
            </a:graphic>
          </wp:inline>
        </w:drawing>
      </w:r>
    </w:p>
    <w:p w14:paraId="42407E38"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上图中显示内容下拉列表可以设置需要汇总显示的级别，分别有：职级，设计师，工作类型，工作内容。比如选择</w:t>
      </w:r>
      <w:r w:rsidRPr="00207EFD">
        <w:rPr>
          <w:rFonts w:ascii="Helvetica" w:eastAsia="宋体" w:hAnsi="Helvetica" w:cs="Helvetica"/>
          <w:color w:val="333333"/>
          <w:kern w:val="0"/>
          <w:szCs w:val="21"/>
        </w:rPr>
        <w:t xml:space="preserve"> “</w:t>
      </w:r>
      <w:r w:rsidRPr="00207EFD">
        <w:rPr>
          <w:rFonts w:ascii="Helvetica" w:eastAsia="宋体" w:hAnsi="Helvetica" w:cs="Helvetica"/>
          <w:color w:val="333333"/>
          <w:kern w:val="0"/>
          <w:szCs w:val="21"/>
        </w:rPr>
        <w:t>设计师</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，那么表中每一行表示该项目的一个设计师的统计；如果选择</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职级</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，那么表中每一行表示项目中某一职级的统计，这一行的数据汇总了该职级所有员工的评价或者合计值。显示级别粒度从高到低，对于项目经理能看到的最粗粒度是</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职级</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，最细粒度是</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工作内容</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w:t>
      </w:r>
    </w:p>
    <w:p w14:paraId="3F36F952"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选择不同的显示级别，列显示出的内容也有所不同，比如选择</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职级</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，列</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工作类型</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工作内容</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就不会显示，每一行中</w:t>
      </w:r>
      <w:r w:rsidRPr="00207EFD">
        <w:rPr>
          <w:rFonts w:ascii="Helvetica" w:eastAsia="宋体" w:hAnsi="Helvetica" w:cs="Helvetica"/>
          <w:color w:val="333333"/>
          <w:kern w:val="0"/>
          <w:szCs w:val="21"/>
        </w:rPr>
        <w:t>“xx</w:t>
      </w:r>
      <w:r w:rsidRPr="00207EFD">
        <w:rPr>
          <w:rFonts w:ascii="Helvetica" w:eastAsia="宋体" w:hAnsi="Helvetica" w:cs="Helvetica"/>
          <w:color w:val="333333"/>
          <w:kern w:val="0"/>
          <w:szCs w:val="21"/>
        </w:rPr>
        <w:t>占比</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指的是该职级占所有职级的比例；如果选择</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工作类型</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，则</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工作类型</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列会显示，</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工作内容</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列不会显示，一行中</w:t>
      </w:r>
      <w:r w:rsidRPr="00207EFD">
        <w:rPr>
          <w:rFonts w:ascii="Helvetica" w:eastAsia="宋体" w:hAnsi="Helvetica" w:cs="Helvetica"/>
          <w:color w:val="333333"/>
          <w:kern w:val="0"/>
          <w:szCs w:val="21"/>
        </w:rPr>
        <w:t>“xx</w:t>
      </w:r>
      <w:r w:rsidRPr="00207EFD">
        <w:rPr>
          <w:rFonts w:ascii="Helvetica" w:eastAsia="宋体" w:hAnsi="Helvetica" w:cs="Helvetica"/>
          <w:color w:val="333333"/>
          <w:kern w:val="0"/>
          <w:szCs w:val="21"/>
        </w:rPr>
        <w:t>占比</w:t>
      </w:r>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指的是该工作类型占该设计师在当前所在的项目的百分比。</w:t>
      </w:r>
    </w:p>
    <w:p w14:paraId="3B078380" w14:textId="73646459" w:rsidR="00207EFD" w:rsidRPr="00207EFD" w:rsidRDefault="00DE4BFE" w:rsidP="00207EFD">
      <w:pPr>
        <w:widowControl/>
        <w:shd w:val="clear" w:color="auto" w:fill="FFFFFF"/>
        <w:spacing w:before="300" w:after="150"/>
        <w:jc w:val="left"/>
        <w:outlineLvl w:val="2"/>
        <w:rPr>
          <w:rFonts w:ascii="Helvetica" w:eastAsia="宋体" w:hAnsi="Helvetica" w:cs="Helvetica"/>
          <w:color w:val="333333"/>
          <w:kern w:val="0"/>
          <w:sz w:val="36"/>
          <w:szCs w:val="36"/>
        </w:rPr>
      </w:pPr>
      <w:ins w:id="144" w:author="Guo, Ying" w:date="2017-09-29T11:15:00Z">
        <w:r>
          <w:rPr>
            <w:rFonts w:ascii="Helvetica" w:eastAsia="宋体" w:hAnsi="Helvetica" w:cs="Helvetica" w:hint="eastAsia"/>
            <w:color w:val="333333"/>
            <w:kern w:val="0"/>
            <w:sz w:val="36"/>
            <w:szCs w:val="36"/>
          </w:rPr>
          <w:t>部门经理</w:t>
        </w:r>
      </w:ins>
      <w:del w:id="145" w:author="Guo, Ying" w:date="2017-09-29T11:15:00Z">
        <w:r w:rsidR="00207EFD" w:rsidRPr="00207EFD" w:rsidDel="00DE4BFE">
          <w:rPr>
            <w:rFonts w:ascii="Helvetica" w:eastAsia="宋体" w:hAnsi="Helvetica" w:cs="Helvetica"/>
            <w:color w:val="333333"/>
            <w:kern w:val="0"/>
            <w:sz w:val="36"/>
            <w:szCs w:val="36"/>
          </w:rPr>
          <w:delText>所长</w:delText>
        </w:r>
      </w:del>
    </w:p>
    <w:p w14:paraId="2A4C8EA2" w14:textId="14A7B07E" w:rsidR="00207EFD" w:rsidRPr="00207EFD" w:rsidRDefault="008743AE" w:rsidP="00207EFD">
      <w:pPr>
        <w:widowControl/>
        <w:shd w:val="clear" w:color="auto" w:fill="FFFFFF"/>
        <w:spacing w:after="150"/>
        <w:jc w:val="left"/>
        <w:rPr>
          <w:rFonts w:ascii="Helvetica" w:eastAsia="宋体" w:hAnsi="Helvetica" w:cs="Helvetica"/>
          <w:color w:val="333333"/>
          <w:kern w:val="0"/>
          <w:szCs w:val="21"/>
        </w:rPr>
      </w:pPr>
      <w:ins w:id="146" w:author="Guo, Ying" w:date="2017-09-29T11:30:00Z">
        <w:r>
          <w:rPr>
            <w:rFonts w:ascii="Helvetica" w:eastAsia="宋体" w:hAnsi="Helvetica" w:cs="Helvetica" w:hint="eastAsia"/>
            <w:color w:val="333333"/>
            <w:kern w:val="0"/>
            <w:szCs w:val="21"/>
          </w:rPr>
          <w:t>部门经理</w:t>
        </w:r>
      </w:ins>
      <w:del w:id="147" w:author="Guo, Ying" w:date="2017-09-29T11:30:00Z">
        <w:r w:rsidR="00207EFD" w:rsidRPr="00207EFD" w:rsidDel="008743AE">
          <w:rPr>
            <w:rFonts w:ascii="Helvetica" w:eastAsia="宋体" w:hAnsi="Helvetica" w:cs="Helvetica"/>
            <w:color w:val="333333"/>
            <w:kern w:val="0"/>
            <w:szCs w:val="21"/>
          </w:rPr>
          <w:delText>方案所长</w:delText>
        </w:r>
      </w:del>
      <w:r w:rsidR="00207EFD" w:rsidRPr="00207EFD">
        <w:rPr>
          <w:rFonts w:ascii="Helvetica" w:eastAsia="宋体" w:hAnsi="Helvetica" w:cs="Helvetica"/>
          <w:color w:val="333333"/>
          <w:kern w:val="0"/>
          <w:szCs w:val="21"/>
        </w:rPr>
        <w:t>可以按需要看到自己所里面积分情况的统计。</w:t>
      </w:r>
    </w:p>
    <w:p w14:paraId="56089B1E" w14:textId="77777777" w:rsidR="00207EFD" w:rsidRPr="00207EFD" w:rsidRDefault="001B7ED3" w:rsidP="00207EFD">
      <w:pPr>
        <w:widowControl/>
        <w:shd w:val="clear" w:color="auto" w:fill="FFFFFF"/>
        <w:spacing w:after="150"/>
        <w:jc w:val="left"/>
        <w:rPr>
          <w:rFonts w:ascii="Helvetica" w:eastAsia="宋体" w:hAnsi="Helvetica" w:cs="Helvetica"/>
          <w:color w:val="333333"/>
          <w:kern w:val="0"/>
          <w:szCs w:val="21"/>
        </w:rPr>
      </w:pPr>
      <w:r>
        <w:rPr>
          <w:noProof/>
        </w:rPr>
        <w:drawing>
          <wp:inline distT="0" distB="0" distL="0" distR="0" wp14:anchorId="61DFE528" wp14:editId="4681657F">
            <wp:extent cx="5684287" cy="282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1465" cy="2839261"/>
                    </a:xfrm>
                    <a:prstGeom prst="rect">
                      <a:avLst/>
                    </a:prstGeom>
                  </pic:spPr>
                </pic:pic>
              </a:graphicData>
            </a:graphic>
          </wp:inline>
        </w:drawing>
      </w:r>
    </w:p>
    <w:p w14:paraId="2333A591"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上图中的下拉列表选择每一行的内容，占比的值是该值在整个所目标积分的百分比比。</w:t>
      </w:r>
    </w:p>
    <w:p w14:paraId="0F637316" w14:textId="77777777" w:rsid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也可以点击项目进入项目详细，界面与项目经理看到的界面基本一致。</w:t>
      </w:r>
      <w:r w:rsidR="00F905A6">
        <w:rPr>
          <w:rFonts w:ascii="Helvetica" w:eastAsia="宋体" w:hAnsi="Helvetica" w:cs="Helvetica" w:hint="eastAsia"/>
          <w:color w:val="333333"/>
          <w:kern w:val="0"/>
          <w:szCs w:val="21"/>
        </w:rPr>
        <w:t>（去</w:t>
      </w:r>
      <w:r w:rsidR="00F905A6">
        <w:rPr>
          <w:rFonts w:ascii="Helvetica" w:eastAsia="宋体" w:hAnsi="Helvetica" w:cs="Helvetica"/>
          <w:color w:val="333333"/>
          <w:kern w:val="0"/>
          <w:szCs w:val="21"/>
        </w:rPr>
        <w:t>掉直接费用）</w:t>
      </w:r>
    </w:p>
    <w:p w14:paraId="7542CA70" w14:textId="77777777" w:rsidR="00294F66" w:rsidRDefault="00294F66" w:rsidP="00207EFD">
      <w:pPr>
        <w:widowControl/>
        <w:shd w:val="clear" w:color="auto" w:fill="FFFFFF"/>
        <w:spacing w:after="150"/>
        <w:jc w:val="left"/>
        <w:rPr>
          <w:rFonts w:ascii="Helvetica" w:eastAsia="宋体" w:hAnsi="Helvetica" w:cs="Helvetica"/>
          <w:color w:val="333333"/>
          <w:kern w:val="0"/>
          <w:szCs w:val="21"/>
        </w:rPr>
      </w:pPr>
    </w:p>
    <w:p w14:paraId="1E5D146A" w14:textId="77777777" w:rsidR="00191FB8" w:rsidRDefault="00294F66" w:rsidP="00294F66">
      <w:pPr>
        <w:widowControl/>
        <w:shd w:val="clear" w:color="auto" w:fill="FFFFFF"/>
        <w:spacing w:before="300" w:after="150"/>
        <w:jc w:val="left"/>
        <w:outlineLvl w:val="2"/>
        <w:rPr>
          <w:rFonts w:ascii="Helvetica" w:eastAsia="宋体" w:hAnsi="Helvetica" w:cs="Helvetica"/>
          <w:color w:val="333333"/>
          <w:kern w:val="0"/>
          <w:sz w:val="36"/>
          <w:szCs w:val="36"/>
        </w:rPr>
      </w:pPr>
      <w:r>
        <w:rPr>
          <w:rFonts w:ascii="Helvetica" w:eastAsia="宋体" w:hAnsi="Helvetica" w:cs="Helvetica" w:hint="eastAsia"/>
          <w:color w:val="333333"/>
          <w:kern w:val="0"/>
          <w:sz w:val="36"/>
          <w:szCs w:val="36"/>
        </w:rPr>
        <w:t>绩效</w:t>
      </w:r>
      <w:r>
        <w:rPr>
          <w:rFonts w:ascii="Helvetica" w:eastAsia="宋体" w:hAnsi="Helvetica" w:cs="Helvetica"/>
          <w:color w:val="333333"/>
          <w:kern w:val="0"/>
          <w:sz w:val="36"/>
          <w:szCs w:val="36"/>
        </w:rPr>
        <w:t>积分填报</w:t>
      </w:r>
      <w:r>
        <w:rPr>
          <w:rFonts w:ascii="Helvetica" w:eastAsia="宋体" w:hAnsi="Helvetica" w:cs="Helvetica" w:hint="eastAsia"/>
          <w:color w:val="333333"/>
          <w:kern w:val="0"/>
          <w:sz w:val="36"/>
          <w:szCs w:val="36"/>
        </w:rPr>
        <w:t>页面</w:t>
      </w:r>
      <w:r w:rsidR="00C47A9A">
        <w:rPr>
          <w:rFonts w:ascii="Helvetica" w:eastAsia="宋体" w:hAnsi="Helvetica" w:cs="Helvetica" w:hint="eastAsia"/>
          <w:color w:val="333333"/>
          <w:kern w:val="0"/>
          <w:sz w:val="36"/>
          <w:szCs w:val="36"/>
        </w:rPr>
        <w:t>（阶段</w:t>
      </w:r>
      <w:r w:rsidR="00393967">
        <w:rPr>
          <w:rFonts w:ascii="Helvetica" w:eastAsia="宋体" w:hAnsi="Helvetica" w:cs="Helvetica"/>
          <w:color w:val="333333"/>
          <w:kern w:val="0"/>
          <w:sz w:val="36"/>
          <w:szCs w:val="36"/>
        </w:rPr>
        <w:t>—</w:t>
      </w:r>
      <w:r w:rsidR="00C47A9A">
        <w:rPr>
          <w:rFonts w:ascii="Helvetica" w:eastAsia="宋体" w:hAnsi="Helvetica" w:cs="Helvetica" w:hint="eastAsia"/>
          <w:color w:val="333333"/>
          <w:kern w:val="0"/>
          <w:sz w:val="36"/>
          <w:szCs w:val="36"/>
        </w:rPr>
        <w:t>专</w:t>
      </w:r>
      <w:r w:rsidR="00C47A9A">
        <w:rPr>
          <w:rFonts w:ascii="Helvetica" w:eastAsia="宋体" w:hAnsi="Helvetica" w:cs="Helvetica"/>
          <w:color w:val="333333"/>
          <w:kern w:val="0"/>
          <w:sz w:val="36"/>
          <w:szCs w:val="36"/>
        </w:rPr>
        <w:t>业</w:t>
      </w:r>
      <w:bookmarkStart w:id="148" w:name="OLE_LINK1"/>
      <w:r w:rsidR="00C47A9A">
        <w:rPr>
          <w:rFonts w:ascii="Helvetica" w:eastAsia="宋体" w:hAnsi="Helvetica" w:cs="Helvetica"/>
          <w:color w:val="333333"/>
          <w:kern w:val="0"/>
          <w:sz w:val="36"/>
          <w:szCs w:val="36"/>
        </w:rPr>
        <w:t>—</w:t>
      </w:r>
      <w:bookmarkEnd w:id="148"/>
      <w:r w:rsidR="00C47A9A">
        <w:rPr>
          <w:rFonts w:ascii="Helvetica" w:eastAsia="宋体" w:hAnsi="Helvetica" w:cs="Helvetica" w:hint="eastAsia"/>
          <w:color w:val="333333"/>
          <w:kern w:val="0"/>
          <w:sz w:val="36"/>
          <w:szCs w:val="36"/>
        </w:rPr>
        <w:t>占</w:t>
      </w:r>
      <w:r w:rsidR="00C47A9A">
        <w:rPr>
          <w:rFonts w:ascii="Helvetica" w:eastAsia="宋体" w:hAnsi="Helvetica" w:cs="Helvetica"/>
          <w:color w:val="333333"/>
          <w:kern w:val="0"/>
          <w:sz w:val="36"/>
          <w:szCs w:val="36"/>
        </w:rPr>
        <w:t>比）</w:t>
      </w:r>
    </w:p>
    <w:p w14:paraId="1E3EF00C" w14:textId="07DE6796" w:rsidR="002A12AD" w:rsidRPr="0009169A" w:rsidRDefault="002A12AD" w:rsidP="00294F66">
      <w:pPr>
        <w:widowControl/>
        <w:shd w:val="clear" w:color="auto" w:fill="FFFFFF"/>
        <w:spacing w:before="300" w:after="150"/>
        <w:jc w:val="left"/>
        <w:outlineLvl w:val="2"/>
        <w:rPr>
          <w:ins w:id="149" w:author="Guo, Ying" w:date="2017-09-29T11:48:00Z"/>
          <w:rFonts w:ascii="Helvetica" w:eastAsia="宋体" w:hAnsi="Helvetica" w:cs="Helvetica"/>
          <w:color w:val="FF0000"/>
          <w:kern w:val="0"/>
          <w:szCs w:val="21"/>
          <w:rPrChange w:id="150" w:author="Guo, Ying" w:date="2017-09-29T11:50:00Z">
            <w:rPr>
              <w:ins w:id="151" w:author="Guo, Ying" w:date="2017-09-29T11:48:00Z"/>
              <w:rFonts w:ascii="Helvetica" w:eastAsia="宋体" w:hAnsi="Helvetica" w:cs="Helvetica"/>
              <w:color w:val="333333"/>
              <w:kern w:val="0"/>
              <w:szCs w:val="21"/>
            </w:rPr>
          </w:rPrChange>
        </w:rPr>
      </w:pPr>
      <w:ins w:id="152" w:author="Guo, Ying" w:date="2017-09-29T11:47:00Z">
        <w:r w:rsidRPr="0009169A">
          <w:rPr>
            <w:rFonts w:ascii="Helvetica" w:eastAsia="宋体" w:hAnsi="Helvetica" w:cs="Helvetica" w:hint="eastAsia"/>
            <w:color w:val="FF0000"/>
            <w:kern w:val="0"/>
            <w:szCs w:val="21"/>
            <w:rPrChange w:id="153" w:author="Guo, Ying" w:date="2017-09-29T11:50:00Z">
              <w:rPr>
                <w:rFonts w:ascii="Helvetica" w:eastAsia="宋体" w:hAnsi="Helvetica" w:cs="Helvetica" w:hint="eastAsia"/>
                <w:color w:val="333333"/>
                <w:kern w:val="0"/>
                <w:szCs w:val="21"/>
              </w:rPr>
            </w:rPrChange>
          </w:rPr>
          <w:t>积分填报要类似</w:t>
        </w:r>
      </w:ins>
      <w:ins w:id="154" w:author="Guo, Ying" w:date="2017-09-29T11:48:00Z">
        <w:r w:rsidRPr="0009169A">
          <w:rPr>
            <w:rFonts w:ascii="Helvetica" w:eastAsia="宋体" w:hAnsi="Helvetica" w:cs="Helvetica" w:hint="eastAsia"/>
            <w:color w:val="FF0000"/>
            <w:kern w:val="0"/>
            <w:szCs w:val="21"/>
            <w:rPrChange w:id="155" w:author="Guo, Ying" w:date="2017-09-29T11:50:00Z">
              <w:rPr>
                <w:rFonts w:ascii="Helvetica" w:eastAsia="宋体" w:hAnsi="Helvetica" w:cs="Helvetica" w:hint="eastAsia"/>
                <w:color w:val="333333"/>
                <w:kern w:val="0"/>
                <w:szCs w:val="21"/>
              </w:rPr>
            </w:rPrChange>
          </w:rPr>
          <w:t>他们给的表单的样子</w:t>
        </w:r>
        <w:r w:rsidR="00482880" w:rsidRPr="0009169A">
          <w:rPr>
            <w:rFonts w:ascii="Helvetica" w:eastAsia="宋体" w:hAnsi="Helvetica" w:cs="Helvetica" w:hint="eastAsia"/>
            <w:color w:val="FF0000"/>
            <w:kern w:val="0"/>
            <w:szCs w:val="21"/>
            <w:rPrChange w:id="156" w:author="Guo, Ying" w:date="2017-09-29T11:50:00Z">
              <w:rPr>
                <w:rFonts w:ascii="Helvetica" w:eastAsia="宋体" w:hAnsi="Helvetica" w:cs="Helvetica" w:hint="eastAsia"/>
                <w:color w:val="333333"/>
                <w:kern w:val="0"/>
                <w:szCs w:val="21"/>
              </w:rPr>
            </w:rPrChange>
          </w:rPr>
          <w:t>，如下。每个阶段有个汇总</w:t>
        </w:r>
      </w:ins>
      <w:ins w:id="157" w:author="Guo, Ying" w:date="2017-09-29T11:49:00Z">
        <w:r w:rsidR="00482880" w:rsidRPr="0009169A">
          <w:rPr>
            <w:rFonts w:ascii="Helvetica" w:eastAsia="宋体" w:hAnsi="Helvetica" w:cs="Helvetica" w:hint="eastAsia"/>
            <w:color w:val="FF0000"/>
            <w:kern w:val="0"/>
            <w:szCs w:val="21"/>
            <w:rPrChange w:id="158" w:author="Guo, Ying" w:date="2017-09-29T11:50:00Z">
              <w:rPr>
                <w:rFonts w:ascii="Helvetica" w:eastAsia="宋体" w:hAnsi="Helvetica" w:cs="Helvetica" w:hint="eastAsia"/>
                <w:color w:val="333333"/>
                <w:kern w:val="0"/>
                <w:szCs w:val="21"/>
              </w:rPr>
            </w:rPrChange>
          </w:rPr>
          <w:t>用于验证填写的所有人的比例合计是不是</w:t>
        </w:r>
        <w:r w:rsidR="00482880" w:rsidRPr="0009169A">
          <w:rPr>
            <w:rFonts w:ascii="Helvetica" w:eastAsia="宋体" w:hAnsi="Helvetica" w:cs="Helvetica"/>
            <w:color w:val="FF0000"/>
            <w:kern w:val="0"/>
            <w:szCs w:val="21"/>
            <w:rPrChange w:id="159" w:author="Guo, Ying" w:date="2017-09-29T11:50:00Z">
              <w:rPr>
                <w:rFonts w:ascii="Helvetica" w:eastAsia="宋体" w:hAnsi="Helvetica" w:cs="Helvetica"/>
                <w:color w:val="333333"/>
                <w:kern w:val="0"/>
                <w:szCs w:val="21"/>
              </w:rPr>
            </w:rPrChange>
          </w:rPr>
          <w:t>100%</w:t>
        </w:r>
        <w:r w:rsidR="00482880" w:rsidRPr="0009169A">
          <w:rPr>
            <w:rFonts w:ascii="Helvetica" w:eastAsia="宋体" w:hAnsi="Helvetica" w:cs="Helvetica" w:hint="eastAsia"/>
            <w:color w:val="FF0000"/>
            <w:kern w:val="0"/>
            <w:szCs w:val="21"/>
            <w:rPrChange w:id="160" w:author="Guo, Ying" w:date="2017-09-29T11:50:00Z">
              <w:rPr>
                <w:rFonts w:ascii="Helvetica" w:eastAsia="宋体" w:hAnsi="Helvetica" w:cs="Helvetica" w:hint="eastAsia"/>
                <w:color w:val="333333"/>
                <w:kern w:val="0"/>
                <w:szCs w:val="21"/>
              </w:rPr>
            </w:rPrChange>
          </w:rPr>
          <w:t>。</w:t>
        </w:r>
      </w:ins>
    </w:p>
    <w:p w14:paraId="1AAA8C60" w14:textId="730A2C3F" w:rsidR="002A12AD" w:rsidRDefault="00482880" w:rsidP="00294F66">
      <w:pPr>
        <w:widowControl/>
        <w:shd w:val="clear" w:color="auto" w:fill="FFFFFF"/>
        <w:spacing w:before="300" w:after="150"/>
        <w:jc w:val="left"/>
        <w:outlineLvl w:val="2"/>
        <w:rPr>
          <w:ins w:id="161" w:author="Ye, Yun" w:date="2017-09-29T15:27:00Z"/>
          <w:rFonts w:ascii="Helvetica" w:eastAsia="宋体" w:hAnsi="Helvetica" w:cs="Helvetica"/>
          <w:color w:val="333333"/>
          <w:kern w:val="0"/>
          <w:szCs w:val="21"/>
        </w:rPr>
      </w:pPr>
      <w:ins w:id="162" w:author="Guo, Ying" w:date="2017-09-29T11:48:00Z">
        <w:r w:rsidRPr="00482880">
          <w:rPr>
            <w:rFonts w:ascii="Helvetica" w:eastAsia="宋体" w:hAnsi="Helvetica" w:cs="Helvetica"/>
            <w:noProof/>
            <w:color w:val="333333"/>
            <w:kern w:val="0"/>
            <w:szCs w:val="21"/>
          </w:rPr>
          <w:drawing>
            <wp:inline distT="0" distB="0" distL="0" distR="0" wp14:anchorId="286BEF42" wp14:editId="6DDB6452">
              <wp:extent cx="5274310" cy="7931293"/>
              <wp:effectExtent l="0" t="0" r="2540" b="0"/>
              <wp:docPr id="4" name="图片 4" descr="C:\Users\Ying\AppData\Local\Temp\img_20170929_11355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g\AppData\Local\Temp\img_20170929_113550.7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7931293"/>
                      </a:xfrm>
                      <a:prstGeom prst="rect">
                        <a:avLst/>
                      </a:prstGeom>
                      <a:noFill/>
                      <a:ln>
                        <a:noFill/>
                      </a:ln>
                    </pic:spPr>
                  </pic:pic>
                </a:graphicData>
              </a:graphic>
            </wp:inline>
          </w:drawing>
        </w:r>
      </w:ins>
    </w:p>
    <w:p w14:paraId="1D169BAC" w14:textId="658F9C74" w:rsidR="006A4DF3" w:rsidRDefault="00B31F91" w:rsidP="00294F66">
      <w:pPr>
        <w:widowControl/>
        <w:shd w:val="clear" w:color="auto" w:fill="FFFFFF"/>
        <w:spacing w:before="300" w:after="150"/>
        <w:jc w:val="left"/>
        <w:outlineLvl w:val="2"/>
        <w:rPr>
          <w:ins w:id="163" w:author="Guo, Ying" w:date="2017-09-29T11:47:00Z"/>
          <w:rFonts w:ascii="Helvetica" w:eastAsia="宋体" w:hAnsi="Helvetica" w:cs="Helvetica"/>
          <w:color w:val="333333"/>
          <w:kern w:val="0"/>
          <w:szCs w:val="21"/>
        </w:rPr>
      </w:pPr>
      <w:bookmarkStart w:id="164" w:name="_GoBack"/>
      <w:ins w:id="165" w:author="Ye, Yun" w:date="2017-09-29T16:55:00Z">
        <w:r>
          <w:rPr>
            <w:noProof/>
          </w:rPr>
          <w:drawing>
            <wp:inline distT="0" distB="0" distL="0" distR="0" wp14:anchorId="5172019B" wp14:editId="105124FC">
              <wp:extent cx="7654413" cy="526478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63045" cy="5270722"/>
                      </a:xfrm>
                      <a:prstGeom prst="rect">
                        <a:avLst/>
                      </a:prstGeom>
                    </pic:spPr>
                  </pic:pic>
                </a:graphicData>
              </a:graphic>
            </wp:inline>
          </w:drawing>
        </w:r>
      </w:ins>
      <w:bookmarkEnd w:id="164"/>
    </w:p>
    <w:p w14:paraId="73E4E55F" w14:textId="6EF28020" w:rsidR="00191FB8" w:rsidRPr="00191FB8" w:rsidDel="00644373" w:rsidRDefault="00191FB8" w:rsidP="00294F66">
      <w:pPr>
        <w:widowControl/>
        <w:shd w:val="clear" w:color="auto" w:fill="FFFFFF"/>
        <w:spacing w:before="300" w:after="150"/>
        <w:jc w:val="left"/>
        <w:outlineLvl w:val="2"/>
        <w:rPr>
          <w:del w:id="166" w:author="Ye, Yun" w:date="2017-09-29T15:17:00Z"/>
          <w:rFonts w:ascii="Helvetica" w:eastAsia="宋体" w:hAnsi="Helvetica" w:cs="Helvetica"/>
          <w:color w:val="333333"/>
          <w:kern w:val="0"/>
          <w:sz w:val="36"/>
          <w:szCs w:val="36"/>
        </w:rPr>
      </w:pPr>
      <w:del w:id="167" w:author="Ye, Yun" w:date="2017-09-29T15:17:00Z">
        <w:r w:rsidDel="00644373">
          <w:rPr>
            <w:rFonts w:ascii="Helvetica" w:eastAsia="宋体" w:hAnsi="Helvetica" w:cs="Helvetica" w:hint="eastAsia"/>
            <w:color w:val="333333"/>
            <w:kern w:val="0"/>
            <w:szCs w:val="21"/>
          </w:rPr>
          <w:delText>绩效</w:delText>
        </w:r>
        <w:r w:rsidDel="00644373">
          <w:rPr>
            <w:rFonts w:ascii="Helvetica" w:eastAsia="宋体" w:hAnsi="Helvetica" w:cs="Helvetica"/>
            <w:color w:val="333333"/>
            <w:kern w:val="0"/>
            <w:szCs w:val="21"/>
          </w:rPr>
          <w:delText>积分</w:delText>
        </w:r>
        <w:r w:rsidDel="00644373">
          <w:rPr>
            <w:rFonts w:ascii="Helvetica" w:eastAsia="宋体" w:hAnsi="Helvetica" w:cs="Helvetica" w:hint="eastAsia"/>
            <w:color w:val="333333"/>
            <w:kern w:val="0"/>
            <w:szCs w:val="21"/>
          </w:rPr>
          <w:delText>主</w:delText>
        </w:r>
        <w:r w:rsidDel="00644373">
          <w:rPr>
            <w:rFonts w:ascii="Helvetica" w:eastAsia="宋体" w:hAnsi="Helvetica" w:cs="Helvetica"/>
            <w:color w:val="333333"/>
            <w:kern w:val="0"/>
            <w:szCs w:val="21"/>
          </w:rPr>
          <w:delText>页面与</w:delText>
        </w:r>
        <w:r w:rsidDel="00644373">
          <w:rPr>
            <w:rFonts w:ascii="Helvetica" w:eastAsia="宋体" w:hAnsi="Helvetica" w:cs="Helvetica" w:hint="eastAsia"/>
            <w:color w:val="333333"/>
            <w:kern w:val="0"/>
            <w:szCs w:val="21"/>
          </w:rPr>
          <w:delText>积</w:delText>
        </w:r>
        <w:r w:rsidDel="00644373">
          <w:rPr>
            <w:rFonts w:ascii="Helvetica" w:eastAsia="宋体" w:hAnsi="Helvetica" w:cs="Helvetica"/>
            <w:color w:val="333333"/>
            <w:kern w:val="0"/>
            <w:szCs w:val="21"/>
          </w:rPr>
          <w:delText>分统计报表页面大致相同，</w:delText>
        </w:r>
        <w:r w:rsidDel="00644373">
          <w:rPr>
            <w:rFonts w:ascii="Helvetica" w:eastAsia="宋体" w:hAnsi="Helvetica" w:cs="Helvetica" w:hint="eastAsia"/>
            <w:color w:val="333333"/>
            <w:kern w:val="0"/>
            <w:szCs w:val="21"/>
          </w:rPr>
          <w:delText>点击</w:delText>
        </w:r>
        <w:r w:rsidDel="00644373">
          <w:rPr>
            <w:rFonts w:ascii="Helvetica" w:eastAsia="宋体" w:hAnsi="Helvetica" w:cs="Helvetica"/>
            <w:color w:val="333333"/>
            <w:kern w:val="0"/>
            <w:szCs w:val="21"/>
          </w:rPr>
          <w:delText>添加按钮弹出添加</w:delText>
        </w:r>
        <w:r w:rsidDel="00644373">
          <w:rPr>
            <w:rFonts w:ascii="Helvetica" w:eastAsia="宋体" w:hAnsi="Helvetica" w:cs="Helvetica" w:hint="eastAsia"/>
            <w:color w:val="333333"/>
            <w:kern w:val="0"/>
            <w:szCs w:val="21"/>
          </w:rPr>
          <w:delText>员</w:delText>
        </w:r>
        <w:r w:rsidDel="00644373">
          <w:rPr>
            <w:rFonts w:ascii="Helvetica" w:eastAsia="宋体" w:hAnsi="Helvetica" w:cs="Helvetica"/>
            <w:color w:val="333333"/>
            <w:kern w:val="0"/>
            <w:szCs w:val="21"/>
          </w:rPr>
          <w:delText>工积分占比情况。</w:delText>
        </w:r>
      </w:del>
    </w:p>
    <w:p w14:paraId="2F405690" w14:textId="403F8E2A" w:rsidR="007E1646" w:rsidRDefault="001B55D3" w:rsidP="00294F66">
      <w:pPr>
        <w:widowControl/>
        <w:shd w:val="clear" w:color="auto" w:fill="FFFFFF"/>
        <w:spacing w:before="300" w:after="150"/>
        <w:jc w:val="left"/>
        <w:outlineLvl w:val="2"/>
        <w:rPr>
          <w:rFonts w:ascii="Helvetica" w:eastAsia="宋体" w:hAnsi="Helvetica" w:cs="Helvetica"/>
          <w:color w:val="333333"/>
          <w:kern w:val="0"/>
          <w:sz w:val="36"/>
          <w:szCs w:val="36"/>
        </w:rPr>
      </w:pPr>
      <w:del w:id="168" w:author="Ye, Yun" w:date="2017-09-29T15:06:00Z">
        <w:r w:rsidDel="0014279E">
          <w:rPr>
            <w:noProof/>
          </w:rPr>
          <w:drawing>
            <wp:inline distT="0" distB="0" distL="0" distR="0" wp14:anchorId="3CD6B392" wp14:editId="3E7BEB1D">
              <wp:extent cx="5864070" cy="412750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411" cy="4132667"/>
                      </a:xfrm>
                      <a:prstGeom prst="rect">
                        <a:avLst/>
                      </a:prstGeom>
                    </pic:spPr>
                  </pic:pic>
                </a:graphicData>
              </a:graphic>
            </wp:inline>
          </w:drawing>
        </w:r>
      </w:del>
      <w:ins w:id="169" w:author="Ye, Yun" w:date="2017-09-29T15:06:00Z">
        <w:r w:rsidR="0014279E" w:rsidRPr="0014279E">
          <w:rPr>
            <w:noProof/>
          </w:rPr>
          <w:t xml:space="preserve"> </w:t>
        </w:r>
      </w:ins>
    </w:p>
    <w:p w14:paraId="52459F43" w14:textId="77777777" w:rsidR="004C31BE" w:rsidRDefault="001517DF" w:rsidP="00294F66">
      <w:pPr>
        <w:widowControl/>
        <w:shd w:val="clear" w:color="auto" w:fill="FFFFFF"/>
        <w:spacing w:before="300" w:after="150"/>
        <w:jc w:val="left"/>
        <w:outlineLvl w:val="2"/>
        <w:rPr>
          <w:rFonts w:ascii="Helvetica" w:eastAsia="宋体" w:hAnsi="Helvetica" w:cs="Helvetica"/>
          <w:color w:val="333333"/>
          <w:kern w:val="0"/>
          <w:sz w:val="36"/>
          <w:szCs w:val="36"/>
        </w:rPr>
      </w:pPr>
      <w:r>
        <w:rPr>
          <w:rFonts w:ascii="Helvetica" w:eastAsia="宋体" w:hAnsi="Helvetica" w:cs="Helvetica" w:hint="eastAsia"/>
          <w:color w:val="333333"/>
          <w:kern w:val="0"/>
          <w:sz w:val="36"/>
          <w:szCs w:val="36"/>
        </w:rPr>
        <w:t>积分统</w:t>
      </w:r>
      <w:r>
        <w:rPr>
          <w:rFonts w:ascii="Helvetica" w:eastAsia="宋体" w:hAnsi="Helvetica" w:cs="Helvetica"/>
          <w:color w:val="333333"/>
          <w:kern w:val="0"/>
          <w:sz w:val="36"/>
          <w:szCs w:val="36"/>
        </w:rPr>
        <w:t>计报表</w:t>
      </w:r>
    </w:p>
    <w:p w14:paraId="53FBBC15" w14:textId="381D3ACA" w:rsidR="006E4A1B" w:rsidRPr="008B1EF2" w:rsidRDefault="002F7047" w:rsidP="00294F66">
      <w:pPr>
        <w:widowControl/>
        <w:shd w:val="clear" w:color="auto" w:fill="FFFFFF"/>
        <w:spacing w:before="300" w:after="150"/>
        <w:jc w:val="left"/>
        <w:outlineLvl w:val="2"/>
        <w:rPr>
          <w:rFonts w:ascii="Helvetica" w:eastAsia="宋体" w:hAnsi="Helvetica" w:cs="Helvetica"/>
          <w:color w:val="333333"/>
          <w:kern w:val="0"/>
          <w:sz w:val="36"/>
          <w:szCs w:val="36"/>
          <w:rPrChange w:id="170" w:author="Ye, Yun" w:date="2017-09-29T16:36:00Z">
            <w:rPr>
              <w:rFonts w:ascii="Helvetica" w:eastAsia="宋体" w:hAnsi="Helvetica" w:cs="Helvetica"/>
              <w:color w:val="333333"/>
              <w:kern w:val="0"/>
              <w:sz w:val="36"/>
              <w:szCs w:val="36"/>
            </w:rPr>
          </w:rPrChange>
        </w:rPr>
      </w:pPr>
      <w:del w:id="171" w:author="Ye, Yun" w:date="2017-09-29T16:36:00Z">
        <w:r w:rsidDel="008B1EF2">
          <w:rPr>
            <w:noProof/>
          </w:rPr>
          <w:drawing>
            <wp:inline distT="0" distB="0" distL="0" distR="0" wp14:anchorId="73EAB1D8" wp14:editId="1B9EC0FA">
              <wp:extent cx="6066363" cy="3803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5099" cy="3809128"/>
                      </a:xfrm>
                      <a:prstGeom prst="rect">
                        <a:avLst/>
                      </a:prstGeom>
                    </pic:spPr>
                  </pic:pic>
                </a:graphicData>
              </a:graphic>
            </wp:inline>
          </w:drawing>
        </w:r>
      </w:del>
      <w:ins w:id="172" w:author="Ye, Yun" w:date="2017-09-29T16:41:00Z">
        <w:r w:rsidR="00BD7261">
          <w:rPr>
            <w:noProof/>
          </w:rPr>
          <w:drawing>
            <wp:inline distT="0" distB="0" distL="0" distR="0" wp14:anchorId="54653A36" wp14:editId="5D22908F">
              <wp:extent cx="7744491" cy="503657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49899" cy="5040091"/>
                      </a:xfrm>
                      <a:prstGeom prst="rect">
                        <a:avLst/>
                      </a:prstGeom>
                    </pic:spPr>
                  </pic:pic>
                </a:graphicData>
              </a:graphic>
            </wp:inline>
          </w:drawing>
        </w:r>
      </w:ins>
    </w:p>
    <w:p w14:paraId="7B6B5D4C" w14:textId="77777777" w:rsidR="0049390B" w:rsidRDefault="0049390B" w:rsidP="00294F66">
      <w:pPr>
        <w:widowControl/>
        <w:shd w:val="clear" w:color="auto" w:fill="FFFFFF"/>
        <w:spacing w:before="300" w:after="150"/>
        <w:jc w:val="left"/>
        <w:outlineLvl w:val="2"/>
        <w:rPr>
          <w:rFonts w:ascii="Helvetica" w:eastAsia="宋体" w:hAnsi="Helvetica" w:cs="Helvetica"/>
          <w:color w:val="333333"/>
          <w:kern w:val="0"/>
          <w:sz w:val="36"/>
          <w:szCs w:val="36"/>
        </w:rPr>
      </w:pPr>
      <w:r>
        <w:rPr>
          <w:rFonts w:ascii="Helvetica" w:eastAsia="宋体" w:hAnsi="Helvetica" w:cs="Helvetica" w:hint="eastAsia"/>
          <w:color w:val="333333"/>
          <w:kern w:val="0"/>
          <w:sz w:val="36"/>
          <w:szCs w:val="36"/>
        </w:rPr>
        <w:t>直接</w:t>
      </w:r>
      <w:r w:rsidR="005473EF">
        <w:rPr>
          <w:rFonts w:ascii="Helvetica" w:eastAsia="宋体" w:hAnsi="Helvetica" w:cs="Helvetica" w:hint="eastAsia"/>
          <w:color w:val="333333"/>
          <w:kern w:val="0"/>
          <w:sz w:val="36"/>
          <w:szCs w:val="36"/>
        </w:rPr>
        <w:t>费</w:t>
      </w:r>
      <w:r w:rsidR="005473EF">
        <w:rPr>
          <w:rFonts w:ascii="Helvetica" w:eastAsia="宋体" w:hAnsi="Helvetica" w:cs="Helvetica"/>
          <w:color w:val="333333"/>
          <w:kern w:val="0"/>
          <w:sz w:val="36"/>
          <w:szCs w:val="36"/>
        </w:rPr>
        <w:t>用</w:t>
      </w:r>
      <w:r>
        <w:rPr>
          <w:rFonts w:ascii="Helvetica" w:eastAsia="宋体" w:hAnsi="Helvetica" w:cs="Helvetica"/>
          <w:color w:val="333333"/>
          <w:kern w:val="0"/>
          <w:sz w:val="36"/>
          <w:szCs w:val="36"/>
        </w:rPr>
        <w:t>页面</w:t>
      </w:r>
      <w:r w:rsidR="000756C1">
        <w:rPr>
          <w:rFonts w:ascii="Helvetica" w:eastAsia="宋体" w:hAnsi="Helvetica" w:cs="Helvetica" w:hint="eastAsia"/>
          <w:color w:val="333333"/>
          <w:kern w:val="0"/>
          <w:sz w:val="36"/>
          <w:szCs w:val="36"/>
        </w:rPr>
        <w:t>（由</w:t>
      </w:r>
      <w:r w:rsidR="000756C1">
        <w:rPr>
          <w:rFonts w:ascii="Helvetica" w:eastAsia="宋体" w:hAnsi="Helvetica" w:cs="Helvetica"/>
          <w:color w:val="333333"/>
          <w:kern w:val="0"/>
          <w:sz w:val="36"/>
          <w:szCs w:val="36"/>
        </w:rPr>
        <w:t>行政录入）</w:t>
      </w:r>
    </w:p>
    <w:p w14:paraId="60E72D7C" w14:textId="4EA0BB91" w:rsidR="0062385C" w:rsidRPr="0074054B" w:rsidRDefault="000C5FE5" w:rsidP="0049390B">
      <w:pPr>
        <w:widowControl/>
        <w:shd w:val="clear" w:color="auto" w:fill="FFFFFF"/>
        <w:spacing w:after="150"/>
        <w:jc w:val="left"/>
        <w:rPr>
          <w:rFonts w:ascii="Helvetica" w:eastAsia="宋体" w:hAnsi="Helvetica" w:cs="Helvetica"/>
          <w:color w:val="333333"/>
          <w:kern w:val="0"/>
          <w:szCs w:val="21"/>
        </w:rPr>
      </w:pPr>
      <w:del w:id="173" w:author="Ye, Yun" w:date="2017-09-29T16:40:00Z">
        <w:r w:rsidDel="000F7257">
          <w:rPr>
            <w:noProof/>
          </w:rPr>
          <w:drawing>
            <wp:inline distT="0" distB="0" distL="0" distR="0" wp14:anchorId="0D009D3D" wp14:editId="14ECA60A">
              <wp:extent cx="5925820" cy="3778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639" cy="3787696"/>
                      </a:xfrm>
                      <a:prstGeom prst="rect">
                        <a:avLst/>
                      </a:prstGeom>
                    </pic:spPr>
                  </pic:pic>
                </a:graphicData>
              </a:graphic>
            </wp:inline>
          </w:drawing>
        </w:r>
      </w:del>
      <w:ins w:id="174" w:author="Ye, Yun" w:date="2017-09-29T16:40:00Z">
        <w:r w:rsidR="000F7257">
          <w:rPr>
            <w:noProof/>
          </w:rPr>
          <w:drawing>
            <wp:inline distT="0" distB="0" distL="0" distR="0" wp14:anchorId="07488804" wp14:editId="2CDCA57F">
              <wp:extent cx="7488545" cy="477847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95753" cy="4783076"/>
                      </a:xfrm>
                      <a:prstGeom prst="rect">
                        <a:avLst/>
                      </a:prstGeom>
                    </pic:spPr>
                  </pic:pic>
                </a:graphicData>
              </a:graphic>
            </wp:inline>
          </w:drawing>
        </w:r>
      </w:ins>
    </w:p>
    <w:p w14:paraId="1FC8D813"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运营</w:t>
      </w:r>
    </w:p>
    <w:p w14:paraId="77160533"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运营可以看到公司里面所有项目，界面与所长看到的界面类似。</w:t>
      </w:r>
    </w:p>
    <w:p w14:paraId="22D26D7D" w14:textId="77777777" w:rsidR="00207EFD" w:rsidRPr="00207EFD" w:rsidRDefault="00207EFD" w:rsidP="00207EFD">
      <w:pPr>
        <w:widowControl/>
        <w:pBdr>
          <w:bottom w:val="single" w:sz="6" w:space="7" w:color="EEEEEE"/>
        </w:pBdr>
        <w:shd w:val="clear" w:color="auto" w:fill="FFFFFF"/>
        <w:spacing w:before="600" w:after="300"/>
        <w:jc w:val="left"/>
        <w:outlineLvl w:val="1"/>
        <w:rPr>
          <w:rFonts w:ascii="Helvetica" w:eastAsia="宋体" w:hAnsi="Helvetica" w:cs="Helvetica"/>
          <w:color w:val="333333"/>
          <w:kern w:val="0"/>
          <w:sz w:val="45"/>
          <w:szCs w:val="45"/>
        </w:rPr>
      </w:pPr>
      <w:r w:rsidRPr="00207EFD">
        <w:rPr>
          <w:rFonts w:ascii="Helvetica" w:eastAsia="宋体" w:hAnsi="Helvetica" w:cs="Helvetica"/>
          <w:color w:val="333333"/>
          <w:kern w:val="0"/>
          <w:sz w:val="45"/>
          <w:szCs w:val="45"/>
        </w:rPr>
        <w:t xml:space="preserve">6. </w:t>
      </w:r>
      <w:r w:rsidRPr="00207EFD">
        <w:rPr>
          <w:rFonts w:ascii="Helvetica" w:eastAsia="宋体" w:hAnsi="Helvetica" w:cs="Helvetica"/>
          <w:color w:val="333333"/>
          <w:kern w:val="0"/>
          <w:sz w:val="45"/>
          <w:szCs w:val="45"/>
        </w:rPr>
        <w:t>角色</w:t>
      </w:r>
    </w:p>
    <w:p w14:paraId="7DBF26E7" w14:textId="54831F19"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系统分为</w:t>
      </w:r>
      <w:r w:rsidR="000756C1">
        <w:rPr>
          <w:rFonts w:ascii="Helvetica" w:eastAsia="宋体" w:hAnsi="Helvetica" w:cs="Helvetica"/>
          <w:color w:val="333333"/>
          <w:kern w:val="0"/>
          <w:szCs w:val="21"/>
        </w:rPr>
        <w:t>5</w:t>
      </w:r>
      <w:r w:rsidRPr="00207EFD">
        <w:rPr>
          <w:rFonts w:ascii="Helvetica" w:eastAsia="宋体" w:hAnsi="Helvetica" w:cs="Helvetica"/>
          <w:color w:val="333333"/>
          <w:kern w:val="0"/>
          <w:szCs w:val="21"/>
        </w:rPr>
        <w:t>种角色：员工，项目经理，运营</w:t>
      </w:r>
      <w:r w:rsidR="000756C1">
        <w:rPr>
          <w:rFonts w:ascii="Helvetica" w:eastAsia="宋体" w:hAnsi="Helvetica" w:cs="Helvetica" w:hint="eastAsia"/>
          <w:color w:val="333333"/>
          <w:kern w:val="0"/>
          <w:szCs w:val="21"/>
        </w:rPr>
        <w:t>，</w:t>
      </w:r>
      <w:r w:rsidR="000756C1">
        <w:rPr>
          <w:rFonts w:ascii="Helvetica" w:eastAsia="宋体" w:hAnsi="Helvetica" w:cs="Helvetica"/>
          <w:color w:val="333333"/>
          <w:kern w:val="0"/>
          <w:szCs w:val="21"/>
        </w:rPr>
        <w:t>行政，</w:t>
      </w:r>
      <w:ins w:id="175" w:author="Guo, Ying" w:date="2017-09-29T11:33:00Z">
        <w:r w:rsidR="008F1D99">
          <w:rPr>
            <w:rFonts w:ascii="Helvetica" w:eastAsia="宋体" w:hAnsi="Helvetica" w:cs="Helvetica" w:hint="eastAsia"/>
            <w:color w:val="333333"/>
            <w:kern w:val="0"/>
            <w:szCs w:val="21"/>
          </w:rPr>
          <w:t>部门经理</w:t>
        </w:r>
      </w:ins>
      <w:del w:id="176" w:author="Guo, Ying" w:date="2017-09-29T11:33:00Z">
        <w:r w:rsidR="0048648C" w:rsidDel="008F1D99">
          <w:rPr>
            <w:rFonts w:ascii="Helvetica" w:eastAsia="宋体" w:hAnsi="Helvetica" w:cs="Helvetica" w:hint="eastAsia"/>
            <w:color w:val="333333"/>
            <w:kern w:val="0"/>
            <w:szCs w:val="21"/>
          </w:rPr>
          <w:delText>所</w:delText>
        </w:r>
        <w:r w:rsidR="0048648C" w:rsidDel="008F1D99">
          <w:rPr>
            <w:rFonts w:ascii="Helvetica" w:eastAsia="宋体" w:hAnsi="Helvetica" w:cs="Helvetica"/>
            <w:color w:val="333333"/>
            <w:kern w:val="0"/>
            <w:szCs w:val="21"/>
          </w:rPr>
          <w:delText>长</w:delText>
        </w:r>
      </w:del>
      <w:r w:rsidRPr="00207EFD">
        <w:rPr>
          <w:rFonts w:ascii="Helvetica" w:eastAsia="宋体" w:hAnsi="Helvetica" w:cs="Helvetica"/>
          <w:color w:val="333333"/>
          <w:kern w:val="0"/>
          <w:szCs w:val="21"/>
        </w:rPr>
        <w:t>。</w:t>
      </w:r>
      <w:r w:rsidRPr="00207EFD">
        <w:rPr>
          <w:rFonts w:ascii="Helvetica" w:eastAsia="宋体" w:hAnsi="Helvetica" w:cs="Helvetica"/>
          <w:color w:val="333333"/>
          <w:kern w:val="0"/>
          <w:szCs w:val="21"/>
        </w:rPr>
        <w:t xml:space="preserve"> </w:t>
      </w:r>
      <w:r w:rsidRPr="00207EFD">
        <w:rPr>
          <w:rFonts w:ascii="Helvetica" w:eastAsia="宋体" w:hAnsi="Helvetica" w:cs="Helvetica"/>
          <w:color w:val="333333"/>
          <w:kern w:val="0"/>
          <w:szCs w:val="21"/>
        </w:rPr>
        <w:t>员工能查看自己参与项目的积分报表，填写工作内容。</w:t>
      </w:r>
      <w:r w:rsidRPr="00207EFD">
        <w:rPr>
          <w:rFonts w:ascii="Helvetica" w:eastAsia="宋体" w:hAnsi="Helvetica" w:cs="Helvetica"/>
          <w:color w:val="333333"/>
          <w:kern w:val="0"/>
          <w:szCs w:val="21"/>
        </w:rPr>
        <w:t xml:space="preserve"> </w:t>
      </w:r>
      <w:r w:rsidRPr="00207EFD">
        <w:rPr>
          <w:rFonts w:ascii="Helvetica" w:eastAsia="宋体" w:hAnsi="Helvetica" w:cs="Helvetica"/>
          <w:color w:val="333333"/>
          <w:kern w:val="0"/>
          <w:szCs w:val="21"/>
        </w:rPr>
        <w:t>项目经理能查看自己参与项目的积分报表，对应设计师的积分报表，分配项目积分</w:t>
      </w:r>
      <w:r w:rsidRPr="00207EFD">
        <w:rPr>
          <w:rFonts w:ascii="Helvetica" w:eastAsia="宋体" w:hAnsi="Helvetica" w:cs="Helvetica"/>
          <w:color w:val="333333"/>
          <w:kern w:val="0"/>
          <w:szCs w:val="21"/>
        </w:rPr>
        <w:t xml:space="preserve"> </w:t>
      </w:r>
      <w:r w:rsidRPr="00207EFD">
        <w:rPr>
          <w:rFonts w:ascii="Helvetica" w:eastAsia="宋体" w:hAnsi="Helvetica" w:cs="Helvetica"/>
          <w:color w:val="333333"/>
          <w:kern w:val="0"/>
          <w:szCs w:val="21"/>
        </w:rPr>
        <w:t>运营能使用系统中所有功能</w:t>
      </w:r>
    </w:p>
    <w:p w14:paraId="29446B99" w14:textId="77777777" w:rsidR="00207EFD" w:rsidRPr="00207EFD" w:rsidRDefault="00207EFD" w:rsidP="00207EFD">
      <w:pPr>
        <w:widowControl/>
        <w:pBdr>
          <w:bottom w:val="single" w:sz="6" w:space="7" w:color="EEEEEE"/>
        </w:pBdr>
        <w:shd w:val="clear" w:color="auto" w:fill="FFFFFF"/>
        <w:spacing w:before="600" w:after="300"/>
        <w:jc w:val="left"/>
        <w:outlineLvl w:val="1"/>
        <w:rPr>
          <w:rFonts w:ascii="Helvetica" w:eastAsia="宋体" w:hAnsi="Helvetica" w:cs="Helvetica"/>
          <w:color w:val="333333"/>
          <w:kern w:val="0"/>
          <w:sz w:val="45"/>
          <w:szCs w:val="45"/>
        </w:rPr>
      </w:pPr>
      <w:r w:rsidRPr="00207EFD">
        <w:rPr>
          <w:rFonts w:ascii="Helvetica" w:eastAsia="宋体" w:hAnsi="Helvetica" w:cs="Helvetica"/>
          <w:color w:val="333333"/>
          <w:kern w:val="0"/>
          <w:sz w:val="45"/>
          <w:szCs w:val="45"/>
        </w:rPr>
        <w:t xml:space="preserve">7. </w:t>
      </w:r>
      <w:r w:rsidRPr="00207EFD">
        <w:rPr>
          <w:rFonts w:ascii="Helvetica" w:eastAsia="宋体" w:hAnsi="Helvetica" w:cs="Helvetica"/>
          <w:color w:val="333333"/>
          <w:kern w:val="0"/>
          <w:sz w:val="45"/>
          <w:szCs w:val="45"/>
        </w:rPr>
        <w:t>其它信息维护</w:t>
      </w:r>
    </w:p>
    <w:p w14:paraId="40E093D7"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系统其它维护信息包括</w:t>
      </w:r>
    </w:p>
    <w:p w14:paraId="02946EFC"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每天正常工作时长</w:t>
      </w:r>
    </w:p>
    <w:p w14:paraId="13725ECA"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每年工作小时数</w:t>
      </w:r>
    </w:p>
    <w:p w14:paraId="25AB296D"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异常工作时长告警范围</w:t>
      </w:r>
    </w:p>
    <w:p w14:paraId="3261145D"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职级</w:t>
      </w:r>
    </w:p>
    <w:p w14:paraId="5156FE7D"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评价项</w:t>
      </w:r>
    </w:p>
    <w:p w14:paraId="116DDEED" w14:textId="77777777" w:rsidR="00207EFD" w:rsidRPr="00207EFD" w:rsidRDefault="00207EFD" w:rsidP="00207EFD">
      <w:pPr>
        <w:widowControl/>
        <w:shd w:val="clear" w:color="auto" w:fill="FFFFFF"/>
        <w:spacing w:after="150"/>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一系列页面用于维护职级信息，包括：展示（列表），添加，修改。职位可编辑信息包括：</w:t>
      </w:r>
    </w:p>
    <w:p w14:paraId="3F0DD196" w14:textId="77777777" w:rsidR="00207EFD" w:rsidRPr="00207EFD" w:rsidRDefault="00207EFD" w:rsidP="00207EFD">
      <w:pPr>
        <w:widowControl/>
        <w:numPr>
          <w:ilvl w:val="0"/>
          <w:numId w:val="6"/>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名称</w:t>
      </w:r>
    </w:p>
    <w:p w14:paraId="102E36C5" w14:textId="77777777" w:rsidR="00207EFD" w:rsidRPr="00207EFD" w:rsidRDefault="00207EFD" w:rsidP="00207EFD">
      <w:pPr>
        <w:widowControl/>
        <w:numPr>
          <w:ilvl w:val="0"/>
          <w:numId w:val="6"/>
        </w:numPr>
        <w:shd w:val="clear" w:color="auto" w:fill="FFFFFF"/>
        <w:spacing w:before="100" w:beforeAutospacing="1" w:after="100" w:afterAutospacing="1"/>
        <w:jc w:val="left"/>
        <w:rPr>
          <w:rFonts w:ascii="Helvetica" w:eastAsia="宋体" w:hAnsi="Helvetica" w:cs="Helvetica"/>
          <w:color w:val="333333"/>
          <w:kern w:val="0"/>
          <w:szCs w:val="21"/>
        </w:rPr>
      </w:pPr>
      <w:r w:rsidRPr="00207EFD">
        <w:rPr>
          <w:rFonts w:ascii="Helvetica" w:eastAsia="宋体" w:hAnsi="Helvetica" w:cs="Helvetica"/>
          <w:color w:val="333333"/>
          <w:kern w:val="0"/>
          <w:szCs w:val="21"/>
        </w:rPr>
        <w:t>目标工时积分</w:t>
      </w:r>
    </w:p>
    <w:p w14:paraId="57F7DDC9" w14:textId="77777777" w:rsidR="00207EFD" w:rsidRPr="00207EFD" w:rsidRDefault="00207EFD" w:rsidP="00207EFD">
      <w:pPr>
        <w:widowControl/>
        <w:shd w:val="clear" w:color="auto" w:fill="FFFFFF"/>
        <w:spacing w:before="300" w:after="150"/>
        <w:jc w:val="left"/>
        <w:outlineLvl w:val="2"/>
        <w:rPr>
          <w:rFonts w:ascii="Helvetica" w:eastAsia="宋体" w:hAnsi="Helvetica" w:cs="Helvetica"/>
          <w:color w:val="333333"/>
          <w:kern w:val="0"/>
          <w:sz w:val="36"/>
          <w:szCs w:val="36"/>
        </w:rPr>
      </w:pPr>
      <w:r w:rsidRPr="00207EFD">
        <w:rPr>
          <w:rFonts w:ascii="Helvetica" w:eastAsia="宋体" w:hAnsi="Helvetica" w:cs="Helvetica"/>
          <w:color w:val="333333"/>
          <w:kern w:val="0"/>
          <w:sz w:val="36"/>
          <w:szCs w:val="36"/>
        </w:rPr>
        <w:t>积分与金额的汇率</w:t>
      </w:r>
    </w:p>
    <w:p w14:paraId="5B044707" w14:textId="77777777" w:rsidR="000B30AF" w:rsidRDefault="000B30AF"/>
    <w:sectPr w:rsidR="000B30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8224D"/>
    <w:multiLevelType w:val="multilevel"/>
    <w:tmpl w:val="2C70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775BD"/>
    <w:multiLevelType w:val="multilevel"/>
    <w:tmpl w:val="508A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C54A06"/>
    <w:multiLevelType w:val="multilevel"/>
    <w:tmpl w:val="21A8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DB5E6F"/>
    <w:multiLevelType w:val="multilevel"/>
    <w:tmpl w:val="0482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757076"/>
    <w:multiLevelType w:val="multilevel"/>
    <w:tmpl w:val="76EE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FA1775"/>
    <w:multiLevelType w:val="multilevel"/>
    <w:tmpl w:val="47CE2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o, Ying">
    <w15:presenceInfo w15:providerId="AD" w15:userId="S-1-5-21-1834947321-3989392557-3209111695-1001"/>
  </w15:person>
  <w15:person w15:author="Ye, Yun">
    <w15:presenceInfo w15:providerId="AD" w15:userId="S-1-5-21-1343024091-879983540-725345543-23978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3"/>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D3C"/>
    <w:rsid w:val="00010FC6"/>
    <w:rsid w:val="000112DD"/>
    <w:rsid w:val="000354E8"/>
    <w:rsid w:val="000756C1"/>
    <w:rsid w:val="0008744E"/>
    <w:rsid w:val="0009169A"/>
    <w:rsid w:val="000A0D0F"/>
    <w:rsid w:val="000B30AF"/>
    <w:rsid w:val="000B62DC"/>
    <w:rsid w:val="000C5FE5"/>
    <w:rsid w:val="000E1867"/>
    <w:rsid w:val="000F16B0"/>
    <w:rsid w:val="000F7257"/>
    <w:rsid w:val="001054D9"/>
    <w:rsid w:val="001106D2"/>
    <w:rsid w:val="00110A45"/>
    <w:rsid w:val="0012608B"/>
    <w:rsid w:val="0014279E"/>
    <w:rsid w:val="001517DF"/>
    <w:rsid w:val="00182C24"/>
    <w:rsid w:val="00191FB8"/>
    <w:rsid w:val="00195DF7"/>
    <w:rsid w:val="001963EA"/>
    <w:rsid w:val="001B55D3"/>
    <w:rsid w:val="001B7ED3"/>
    <w:rsid w:val="001C61DA"/>
    <w:rsid w:val="001C675E"/>
    <w:rsid w:val="001E154E"/>
    <w:rsid w:val="001E5063"/>
    <w:rsid w:val="001F5791"/>
    <w:rsid w:val="00207EFD"/>
    <w:rsid w:val="00245E67"/>
    <w:rsid w:val="00257DBC"/>
    <w:rsid w:val="00267EEB"/>
    <w:rsid w:val="002843BE"/>
    <w:rsid w:val="002928DA"/>
    <w:rsid w:val="00294F66"/>
    <w:rsid w:val="002A12AD"/>
    <w:rsid w:val="002C5A9C"/>
    <w:rsid w:val="002C5FD8"/>
    <w:rsid w:val="002C6B05"/>
    <w:rsid w:val="002F7047"/>
    <w:rsid w:val="003242AC"/>
    <w:rsid w:val="0038185D"/>
    <w:rsid w:val="00393967"/>
    <w:rsid w:val="003B0355"/>
    <w:rsid w:val="003D2A89"/>
    <w:rsid w:val="003D5380"/>
    <w:rsid w:val="003F4213"/>
    <w:rsid w:val="004158DC"/>
    <w:rsid w:val="00424DE6"/>
    <w:rsid w:val="0044230A"/>
    <w:rsid w:val="004620BF"/>
    <w:rsid w:val="004667F0"/>
    <w:rsid w:val="0047100E"/>
    <w:rsid w:val="00482880"/>
    <w:rsid w:val="0048648C"/>
    <w:rsid w:val="0049390B"/>
    <w:rsid w:val="004B38AC"/>
    <w:rsid w:val="004C31BE"/>
    <w:rsid w:val="004D3B1D"/>
    <w:rsid w:val="004D51D9"/>
    <w:rsid w:val="004F061E"/>
    <w:rsid w:val="004F191E"/>
    <w:rsid w:val="004F3874"/>
    <w:rsid w:val="005473EF"/>
    <w:rsid w:val="00553284"/>
    <w:rsid w:val="00571711"/>
    <w:rsid w:val="0057412D"/>
    <w:rsid w:val="00590BB2"/>
    <w:rsid w:val="005B68F3"/>
    <w:rsid w:val="005C168C"/>
    <w:rsid w:val="005C49C9"/>
    <w:rsid w:val="005D0C0D"/>
    <w:rsid w:val="005F5F7D"/>
    <w:rsid w:val="006065A2"/>
    <w:rsid w:val="00612C2C"/>
    <w:rsid w:val="0062385C"/>
    <w:rsid w:val="00644373"/>
    <w:rsid w:val="00647686"/>
    <w:rsid w:val="006624FF"/>
    <w:rsid w:val="00675E07"/>
    <w:rsid w:val="00681A5A"/>
    <w:rsid w:val="00684B64"/>
    <w:rsid w:val="006A4DF3"/>
    <w:rsid w:val="006A5A43"/>
    <w:rsid w:val="006D4D3C"/>
    <w:rsid w:val="006D6025"/>
    <w:rsid w:val="006E4A1B"/>
    <w:rsid w:val="006E758E"/>
    <w:rsid w:val="006F110F"/>
    <w:rsid w:val="0073170E"/>
    <w:rsid w:val="0074054B"/>
    <w:rsid w:val="0079284A"/>
    <w:rsid w:val="007B0C7B"/>
    <w:rsid w:val="007B2912"/>
    <w:rsid w:val="007C5125"/>
    <w:rsid w:val="007E1646"/>
    <w:rsid w:val="00813D8E"/>
    <w:rsid w:val="00827BB0"/>
    <w:rsid w:val="008352F7"/>
    <w:rsid w:val="00836A90"/>
    <w:rsid w:val="008743AE"/>
    <w:rsid w:val="0087471B"/>
    <w:rsid w:val="00881C9E"/>
    <w:rsid w:val="00886518"/>
    <w:rsid w:val="008A789C"/>
    <w:rsid w:val="008B1EF2"/>
    <w:rsid w:val="008C11B8"/>
    <w:rsid w:val="008F1D99"/>
    <w:rsid w:val="00902CD3"/>
    <w:rsid w:val="009357C6"/>
    <w:rsid w:val="00951157"/>
    <w:rsid w:val="009535EC"/>
    <w:rsid w:val="009652BF"/>
    <w:rsid w:val="00983EBB"/>
    <w:rsid w:val="009C56CA"/>
    <w:rsid w:val="009D119D"/>
    <w:rsid w:val="00A01A10"/>
    <w:rsid w:val="00A05893"/>
    <w:rsid w:val="00A33BC1"/>
    <w:rsid w:val="00A65BA3"/>
    <w:rsid w:val="00A951BB"/>
    <w:rsid w:val="00AC2093"/>
    <w:rsid w:val="00AC25DD"/>
    <w:rsid w:val="00AE1E82"/>
    <w:rsid w:val="00AE2A6A"/>
    <w:rsid w:val="00AF14BB"/>
    <w:rsid w:val="00B02935"/>
    <w:rsid w:val="00B065E6"/>
    <w:rsid w:val="00B06751"/>
    <w:rsid w:val="00B07C0B"/>
    <w:rsid w:val="00B265AC"/>
    <w:rsid w:val="00B31F91"/>
    <w:rsid w:val="00BB4B1D"/>
    <w:rsid w:val="00BD7261"/>
    <w:rsid w:val="00BF35BE"/>
    <w:rsid w:val="00C26237"/>
    <w:rsid w:val="00C26DED"/>
    <w:rsid w:val="00C44021"/>
    <w:rsid w:val="00C4738F"/>
    <w:rsid w:val="00C47A9A"/>
    <w:rsid w:val="00C52B1F"/>
    <w:rsid w:val="00C57F67"/>
    <w:rsid w:val="00C67FF1"/>
    <w:rsid w:val="00C851FC"/>
    <w:rsid w:val="00CC56B2"/>
    <w:rsid w:val="00CD1B3A"/>
    <w:rsid w:val="00CE5657"/>
    <w:rsid w:val="00D165DB"/>
    <w:rsid w:val="00D47FD6"/>
    <w:rsid w:val="00D546EA"/>
    <w:rsid w:val="00D54A5B"/>
    <w:rsid w:val="00D6652F"/>
    <w:rsid w:val="00D770C4"/>
    <w:rsid w:val="00DB26BA"/>
    <w:rsid w:val="00DB4964"/>
    <w:rsid w:val="00DC3D76"/>
    <w:rsid w:val="00DC59FD"/>
    <w:rsid w:val="00DE4BFE"/>
    <w:rsid w:val="00DF1A5B"/>
    <w:rsid w:val="00DF60D3"/>
    <w:rsid w:val="00E316CF"/>
    <w:rsid w:val="00E72168"/>
    <w:rsid w:val="00E86363"/>
    <w:rsid w:val="00E93587"/>
    <w:rsid w:val="00EA202C"/>
    <w:rsid w:val="00EA44BF"/>
    <w:rsid w:val="00EC4D6E"/>
    <w:rsid w:val="00EC517D"/>
    <w:rsid w:val="00F0357A"/>
    <w:rsid w:val="00F22D3E"/>
    <w:rsid w:val="00F411E7"/>
    <w:rsid w:val="00F616E3"/>
    <w:rsid w:val="00F65408"/>
    <w:rsid w:val="00F905A6"/>
    <w:rsid w:val="00FB2540"/>
    <w:rsid w:val="00FE2EE1"/>
    <w:rsid w:val="00FF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3513A"/>
  <w15:chartTrackingRefBased/>
  <w15:docId w15:val="{CD022881-A20E-4479-8C0F-A8F8025B9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2">
    <w:name w:val="heading 2"/>
    <w:basedOn w:val="Normal"/>
    <w:link w:val="Heading2Char"/>
    <w:uiPriority w:val="9"/>
    <w:qFormat/>
    <w:rsid w:val="00207EFD"/>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207EFD"/>
    <w:pPr>
      <w:widowControl/>
      <w:spacing w:before="100" w:beforeAutospacing="1" w:after="100" w:afterAutospacing="1"/>
      <w:jc w:val="left"/>
      <w:outlineLvl w:val="2"/>
    </w:pPr>
    <w:rPr>
      <w:rFonts w:ascii="宋体" w:eastAsia="宋体" w:hAnsi="宋体" w:cs="宋体"/>
      <w:b/>
      <w:bCs/>
      <w:kern w:val="0"/>
      <w:sz w:val="27"/>
      <w:szCs w:val="27"/>
    </w:rPr>
  </w:style>
  <w:style w:type="paragraph" w:styleId="Heading4">
    <w:name w:val="heading 4"/>
    <w:basedOn w:val="Normal"/>
    <w:link w:val="Heading4Char"/>
    <w:uiPriority w:val="9"/>
    <w:qFormat/>
    <w:rsid w:val="00207EF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7EFD"/>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207EFD"/>
    <w:rPr>
      <w:rFonts w:ascii="宋体" w:eastAsia="宋体" w:hAnsi="宋体" w:cs="宋体"/>
      <w:b/>
      <w:bCs/>
      <w:kern w:val="0"/>
      <w:sz w:val="27"/>
      <w:szCs w:val="27"/>
    </w:rPr>
  </w:style>
  <w:style w:type="character" w:customStyle="1" w:styleId="Heading4Char">
    <w:name w:val="Heading 4 Char"/>
    <w:basedOn w:val="DefaultParagraphFont"/>
    <w:link w:val="Heading4"/>
    <w:uiPriority w:val="9"/>
    <w:rsid w:val="00207EFD"/>
    <w:rPr>
      <w:rFonts w:ascii="宋体" w:eastAsia="宋体" w:hAnsi="宋体" w:cs="宋体"/>
      <w:b/>
      <w:bCs/>
      <w:kern w:val="0"/>
      <w:sz w:val="24"/>
      <w:szCs w:val="24"/>
    </w:rPr>
  </w:style>
  <w:style w:type="paragraph" w:styleId="NormalWeb">
    <w:name w:val="Normal (Web)"/>
    <w:basedOn w:val="Normal"/>
    <w:uiPriority w:val="99"/>
    <w:semiHidden/>
    <w:unhideWhenUsed/>
    <w:rsid w:val="00207EFD"/>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semiHidden/>
    <w:unhideWhenUsed/>
    <w:rsid w:val="000A0D0F"/>
    <w:rPr>
      <w:color w:val="0000FF"/>
      <w:u w:val="single"/>
    </w:rPr>
  </w:style>
  <w:style w:type="paragraph" w:styleId="ListParagraph">
    <w:name w:val="List Paragraph"/>
    <w:basedOn w:val="Normal"/>
    <w:uiPriority w:val="34"/>
    <w:qFormat/>
    <w:rsid w:val="000A0D0F"/>
    <w:pPr>
      <w:ind w:firstLineChars="200" w:firstLine="420"/>
    </w:pPr>
  </w:style>
  <w:style w:type="character" w:styleId="CommentReference">
    <w:name w:val="annotation reference"/>
    <w:basedOn w:val="DefaultParagraphFont"/>
    <w:uiPriority w:val="99"/>
    <w:semiHidden/>
    <w:unhideWhenUsed/>
    <w:rsid w:val="001C61DA"/>
    <w:rPr>
      <w:sz w:val="21"/>
      <w:szCs w:val="21"/>
    </w:rPr>
  </w:style>
  <w:style w:type="paragraph" w:styleId="CommentText">
    <w:name w:val="annotation text"/>
    <w:basedOn w:val="Normal"/>
    <w:link w:val="CommentTextChar"/>
    <w:uiPriority w:val="99"/>
    <w:semiHidden/>
    <w:unhideWhenUsed/>
    <w:rsid w:val="001C61DA"/>
    <w:pPr>
      <w:jc w:val="left"/>
    </w:pPr>
  </w:style>
  <w:style w:type="character" w:customStyle="1" w:styleId="CommentTextChar">
    <w:name w:val="Comment Text Char"/>
    <w:basedOn w:val="DefaultParagraphFont"/>
    <w:link w:val="CommentText"/>
    <w:uiPriority w:val="99"/>
    <w:semiHidden/>
    <w:rsid w:val="001C61DA"/>
  </w:style>
  <w:style w:type="paragraph" w:styleId="CommentSubject">
    <w:name w:val="annotation subject"/>
    <w:basedOn w:val="CommentText"/>
    <w:next w:val="CommentText"/>
    <w:link w:val="CommentSubjectChar"/>
    <w:uiPriority w:val="99"/>
    <w:semiHidden/>
    <w:unhideWhenUsed/>
    <w:rsid w:val="001C61DA"/>
    <w:rPr>
      <w:b/>
      <w:bCs/>
    </w:rPr>
  </w:style>
  <w:style w:type="character" w:customStyle="1" w:styleId="CommentSubjectChar">
    <w:name w:val="Comment Subject Char"/>
    <w:basedOn w:val="CommentTextChar"/>
    <w:link w:val="CommentSubject"/>
    <w:uiPriority w:val="99"/>
    <w:semiHidden/>
    <w:rsid w:val="001C61DA"/>
    <w:rPr>
      <w:b/>
      <w:bCs/>
    </w:rPr>
  </w:style>
  <w:style w:type="paragraph" w:styleId="BalloonText">
    <w:name w:val="Balloon Text"/>
    <w:basedOn w:val="Normal"/>
    <w:link w:val="BalloonTextChar"/>
    <w:uiPriority w:val="99"/>
    <w:semiHidden/>
    <w:unhideWhenUsed/>
    <w:rsid w:val="001C61DA"/>
    <w:rPr>
      <w:sz w:val="18"/>
      <w:szCs w:val="18"/>
    </w:rPr>
  </w:style>
  <w:style w:type="character" w:customStyle="1" w:styleId="BalloonTextChar">
    <w:name w:val="Balloon Text Char"/>
    <w:basedOn w:val="DefaultParagraphFont"/>
    <w:link w:val="BalloonText"/>
    <w:uiPriority w:val="99"/>
    <w:semiHidden/>
    <w:rsid w:val="001C61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09055">
      <w:bodyDiv w:val="1"/>
      <w:marLeft w:val="0"/>
      <w:marRight w:val="0"/>
      <w:marTop w:val="0"/>
      <w:marBottom w:val="0"/>
      <w:divBdr>
        <w:top w:val="none" w:sz="0" w:space="0" w:color="auto"/>
        <w:left w:val="none" w:sz="0" w:space="0" w:color="auto"/>
        <w:bottom w:val="none" w:sz="0" w:space="0" w:color="auto"/>
        <w:right w:val="none" w:sz="0" w:space="0" w:color="auto"/>
      </w:divBdr>
    </w:div>
    <w:div w:id="683482839">
      <w:bodyDiv w:val="1"/>
      <w:marLeft w:val="0"/>
      <w:marRight w:val="0"/>
      <w:marTop w:val="0"/>
      <w:marBottom w:val="0"/>
      <w:divBdr>
        <w:top w:val="none" w:sz="0" w:space="0" w:color="auto"/>
        <w:left w:val="none" w:sz="0" w:space="0" w:color="auto"/>
        <w:bottom w:val="none" w:sz="0" w:space="0" w:color="auto"/>
        <w:right w:val="none" w:sz="0" w:space="0" w:color="auto"/>
      </w:divBdr>
    </w:div>
    <w:div w:id="1648826559">
      <w:bodyDiv w:val="1"/>
      <w:marLeft w:val="0"/>
      <w:marRight w:val="0"/>
      <w:marTop w:val="0"/>
      <w:marBottom w:val="0"/>
      <w:divBdr>
        <w:top w:val="none" w:sz="0" w:space="0" w:color="auto"/>
        <w:left w:val="none" w:sz="0" w:space="0" w:color="auto"/>
        <w:bottom w:val="none" w:sz="0" w:space="0" w:color="auto"/>
        <w:right w:val="none" w:sz="0" w:space="0" w:color="auto"/>
      </w:divBdr>
      <w:divsChild>
        <w:div w:id="854031500">
          <w:marLeft w:val="0"/>
          <w:marRight w:val="0"/>
          <w:marTop w:val="0"/>
          <w:marBottom w:val="0"/>
          <w:divBdr>
            <w:top w:val="none" w:sz="0" w:space="0" w:color="auto"/>
            <w:left w:val="none" w:sz="0" w:space="0" w:color="auto"/>
            <w:bottom w:val="none" w:sz="0" w:space="0" w:color="auto"/>
            <w:right w:val="none" w:sz="0" w:space="0" w:color="auto"/>
          </w:divBdr>
        </w:div>
        <w:div w:id="993796357">
          <w:marLeft w:val="0"/>
          <w:marRight w:val="0"/>
          <w:marTop w:val="0"/>
          <w:marBottom w:val="0"/>
          <w:divBdr>
            <w:top w:val="none" w:sz="0" w:space="0" w:color="auto"/>
            <w:left w:val="none" w:sz="0" w:space="0" w:color="auto"/>
            <w:bottom w:val="none" w:sz="0" w:space="0" w:color="auto"/>
            <w:right w:val="none" w:sz="0" w:space="0" w:color="auto"/>
          </w:divBdr>
        </w:div>
        <w:div w:id="1800225093">
          <w:marLeft w:val="0"/>
          <w:marRight w:val="0"/>
          <w:marTop w:val="0"/>
          <w:marBottom w:val="0"/>
          <w:divBdr>
            <w:top w:val="none" w:sz="0" w:space="0" w:color="auto"/>
            <w:left w:val="none" w:sz="0" w:space="0" w:color="auto"/>
            <w:bottom w:val="none" w:sz="0" w:space="0" w:color="auto"/>
            <w:right w:val="none" w:sz="0" w:space="0" w:color="auto"/>
          </w:divBdr>
          <w:divsChild>
            <w:div w:id="2096856279">
              <w:marLeft w:val="0"/>
              <w:marRight w:val="0"/>
              <w:marTop w:val="0"/>
              <w:marBottom w:val="0"/>
              <w:divBdr>
                <w:top w:val="none" w:sz="0" w:space="0" w:color="auto"/>
                <w:left w:val="none" w:sz="0" w:space="0" w:color="auto"/>
                <w:bottom w:val="none" w:sz="0" w:space="0" w:color="auto"/>
                <w:right w:val="none" w:sz="0" w:space="0" w:color="auto"/>
              </w:divBdr>
            </w:div>
            <w:div w:id="73599003">
              <w:marLeft w:val="0"/>
              <w:marRight w:val="0"/>
              <w:marTop w:val="0"/>
              <w:marBottom w:val="0"/>
              <w:divBdr>
                <w:top w:val="none" w:sz="0" w:space="0" w:color="auto"/>
                <w:left w:val="none" w:sz="0" w:space="0" w:color="auto"/>
                <w:bottom w:val="none" w:sz="0" w:space="0" w:color="auto"/>
                <w:right w:val="none" w:sz="0" w:space="0" w:color="auto"/>
              </w:divBdr>
            </w:div>
          </w:divsChild>
        </w:div>
        <w:div w:id="722212795">
          <w:marLeft w:val="0"/>
          <w:marRight w:val="0"/>
          <w:marTop w:val="0"/>
          <w:marBottom w:val="0"/>
          <w:divBdr>
            <w:top w:val="none" w:sz="0" w:space="0" w:color="auto"/>
            <w:left w:val="none" w:sz="0" w:space="0" w:color="auto"/>
            <w:bottom w:val="none" w:sz="0" w:space="0" w:color="auto"/>
            <w:right w:val="none" w:sz="0" w:space="0" w:color="auto"/>
          </w:divBdr>
          <w:divsChild>
            <w:div w:id="529222443">
              <w:marLeft w:val="0"/>
              <w:marRight w:val="0"/>
              <w:marTop w:val="0"/>
              <w:marBottom w:val="0"/>
              <w:divBdr>
                <w:top w:val="none" w:sz="0" w:space="0" w:color="auto"/>
                <w:left w:val="none" w:sz="0" w:space="0" w:color="auto"/>
                <w:bottom w:val="none" w:sz="0" w:space="0" w:color="auto"/>
                <w:right w:val="none" w:sz="0" w:space="0" w:color="auto"/>
              </w:divBdr>
            </w:div>
            <w:div w:id="1011950002">
              <w:marLeft w:val="0"/>
              <w:marRight w:val="0"/>
              <w:marTop w:val="0"/>
              <w:marBottom w:val="0"/>
              <w:divBdr>
                <w:top w:val="none" w:sz="0" w:space="0" w:color="auto"/>
                <w:left w:val="none" w:sz="0" w:space="0" w:color="auto"/>
                <w:bottom w:val="none" w:sz="0" w:space="0" w:color="auto"/>
                <w:right w:val="none" w:sz="0" w:space="0" w:color="auto"/>
              </w:divBdr>
            </w:div>
          </w:divsChild>
        </w:div>
        <w:div w:id="1774203120">
          <w:marLeft w:val="0"/>
          <w:marRight w:val="0"/>
          <w:marTop w:val="0"/>
          <w:marBottom w:val="0"/>
          <w:divBdr>
            <w:top w:val="none" w:sz="0" w:space="0" w:color="auto"/>
            <w:left w:val="none" w:sz="0" w:space="0" w:color="auto"/>
            <w:bottom w:val="none" w:sz="0" w:space="0" w:color="auto"/>
            <w:right w:val="none" w:sz="0" w:space="0" w:color="auto"/>
          </w:divBdr>
          <w:divsChild>
            <w:div w:id="1867984630">
              <w:marLeft w:val="0"/>
              <w:marRight w:val="0"/>
              <w:marTop w:val="0"/>
              <w:marBottom w:val="0"/>
              <w:divBdr>
                <w:top w:val="none" w:sz="0" w:space="0" w:color="auto"/>
                <w:left w:val="none" w:sz="0" w:space="0" w:color="auto"/>
                <w:bottom w:val="none" w:sz="0" w:space="0" w:color="auto"/>
                <w:right w:val="none" w:sz="0" w:space="0" w:color="auto"/>
              </w:divBdr>
            </w:div>
            <w:div w:id="973871355">
              <w:marLeft w:val="0"/>
              <w:marRight w:val="0"/>
              <w:marTop w:val="0"/>
              <w:marBottom w:val="0"/>
              <w:divBdr>
                <w:top w:val="none" w:sz="0" w:space="0" w:color="auto"/>
                <w:left w:val="none" w:sz="0" w:space="0" w:color="auto"/>
                <w:bottom w:val="none" w:sz="0" w:space="0" w:color="auto"/>
                <w:right w:val="none" w:sz="0" w:space="0" w:color="auto"/>
              </w:divBdr>
            </w:div>
            <w:div w:id="1499690699">
              <w:marLeft w:val="0"/>
              <w:marRight w:val="0"/>
              <w:marTop w:val="0"/>
              <w:marBottom w:val="0"/>
              <w:divBdr>
                <w:top w:val="none" w:sz="0" w:space="0" w:color="auto"/>
                <w:left w:val="none" w:sz="0" w:space="0" w:color="auto"/>
                <w:bottom w:val="none" w:sz="0" w:space="0" w:color="auto"/>
                <w:right w:val="none" w:sz="0" w:space="0" w:color="auto"/>
              </w:divBdr>
            </w:div>
            <w:div w:id="1700660985">
              <w:marLeft w:val="0"/>
              <w:marRight w:val="0"/>
              <w:marTop w:val="0"/>
              <w:marBottom w:val="0"/>
              <w:divBdr>
                <w:top w:val="none" w:sz="0" w:space="0" w:color="auto"/>
                <w:left w:val="none" w:sz="0" w:space="0" w:color="auto"/>
                <w:bottom w:val="none" w:sz="0" w:space="0" w:color="auto"/>
                <w:right w:val="none" w:sz="0" w:space="0" w:color="auto"/>
              </w:divBdr>
            </w:div>
            <w:div w:id="404378027">
              <w:marLeft w:val="0"/>
              <w:marRight w:val="0"/>
              <w:marTop w:val="0"/>
              <w:marBottom w:val="0"/>
              <w:divBdr>
                <w:top w:val="none" w:sz="0" w:space="0" w:color="auto"/>
                <w:left w:val="none" w:sz="0" w:space="0" w:color="auto"/>
                <w:bottom w:val="none" w:sz="0" w:space="0" w:color="auto"/>
                <w:right w:val="none" w:sz="0" w:space="0" w:color="auto"/>
              </w:divBdr>
            </w:div>
            <w:div w:id="650597071">
              <w:marLeft w:val="0"/>
              <w:marRight w:val="0"/>
              <w:marTop w:val="0"/>
              <w:marBottom w:val="0"/>
              <w:divBdr>
                <w:top w:val="none" w:sz="0" w:space="0" w:color="auto"/>
                <w:left w:val="none" w:sz="0" w:space="0" w:color="auto"/>
                <w:bottom w:val="none" w:sz="0" w:space="0" w:color="auto"/>
                <w:right w:val="none" w:sz="0" w:space="0" w:color="auto"/>
              </w:divBdr>
            </w:div>
            <w:div w:id="29230166">
              <w:marLeft w:val="0"/>
              <w:marRight w:val="0"/>
              <w:marTop w:val="0"/>
              <w:marBottom w:val="0"/>
              <w:divBdr>
                <w:top w:val="none" w:sz="0" w:space="0" w:color="auto"/>
                <w:left w:val="none" w:sz="0" w:space="0" w:color="auto"/>
                <w:bottom w:val="none" w:sz="0" w:space="0" w:color="auto"/>
                <w:right w:val="none" w:sz="0" w:space="0" w:color="auto"/>
              </w:divBdr>
            </w:div>
            <w:div w:id="1425490290">
              <w:marLeft w:val="0"/>
              <w:marRight w:val="0"/>
              <w:marTop w:val="0"/>
              <w:marBottom w:val="0"/>
              <w:divBdr>
                <w:top w:val="none" w:sz="0" w:space="0" w:color="auto"/>
                <w:left w:val="none" w:sz="0" w:space="0" w:color="auto"/>
                <w:bottom w:val="none" w:sz="0" w:space="0" w:color="auto"/>
                <w:right w:val="none" w:sz="0" w:space="0" w:color="auto"/>
              </w:divBdr>
            </w:div>
            <w:div w:id="1602645086">
              <w:marLeft w:val="0"/>
              <w:marRight w:val="0"/>
              <w:marTop w:val="0"/>
              <w:marBottom w:val="0"/>
              <w:divBdr>
                <w:top w:val="none" w:sz="0" w:space="0" w:color="auto"/>
                <w:left w:val="none" w:sz="0" w:space="0" w:color="auto"/>
                <w:bottom w:val="none" w:sz="0" w:space="0" w:color="auto"/>
                <w:right w:val="none" w:sz="0" w:space="0" w:color="auto"/>
              </w:divBdr>
            </w:div>
            <w:div w:id="2124178">
              <w:marLeft w:val="0"/>
              <w:marRight w:val="0"/>
              <w:marTop w:val="0"/>
              <w:marBottom w:val="0"/>
              <w:divBdr>
                <w:top w:val="none" w:sz="0" w:space="0" w:color="auto"/>
                <w:left w:val="none" w:sz="0" w:space="0" w:color="auto"/>
                <w:bottom w:val="none" w:sz="0" w:space="0" w:color="auto"/>
                <w:right w:val="none" w:sz="0" w:space="0" w:color="auto"/>
              </w:divBdr>
            </w:div>
            <w:div w:id="899825345">
              <w:marLeft w:val="0"/>
              <w:marRight w:val="0"/>
              <w:marTop w:val="0"/>
              <w:marBottom w:val="0"/>
              <w:divBdr>
                <w:top w:val="none" w:sz="0" w:space="0" w:color="auto"/>
                <w:left w:val="none" w:sz="0" w:space="0" w:color="auto"/>
                <w:bottom w:val="none" w:sz="0" w:space="0" w:color="auto"/>
                <w:right w:val="none" w:sz="0" w:space="0" w:color="auto"/>
              </w:divBdr>
            </w:div>
            <w:div w:id="241187025">
              <w:marLeft w:val="0"/>
              <w:marRight w:val="0"/>
              <w:marTop w:val="0"/>
              <w:marBottom w:val="0"/>
              <w:divBdr>
                <w:top w:val="none" w:sz="0" w:space="0" w:color="auto"/>
                <w:left w:val="none" w:sz="0" w:space="0" w:color="auto"/>
                <w:bottom w:val="none" w:sz="0" w:space="0" w:color="auto"/>
                <w:right w:val="none" w:sz="0" w:space="0" w:color="auto"/>
              </w:divBdr>
            </w:div>
            <w:div w:id="1330675410">
              <w:marLeft w:val="0"/>
              <w:marRight w:val="0"/>
              <w:marTop w:val="0"/>
              <w:marBottom w:val="0"/>
              <w:divBdr>
                <w:top w:val="none" w:sz="0" w:space="0" w:color="auto"/>
                <w:left w:val="none" w:sz="0" w:space="0" w:color="auto"/>
                <w:bottom w:val="none" w:sz="0" w:space="0" w:color="auto"/>
                <w:right w:val="none" w:sz="0" w:space="0" w:color="auto"/>
              </w:divBdr>
            </w:div>
          </w:divsChild>
        </w:div>
        <w:div w:id="1140072875">
          <w:marLeft w:val="0"/>
          <w:marRight w:val="0"/>
          <w:marTop w:val="0"/>
          <w:marBottom w:val="0"/>
          <w:divBdr>
            <w:top w:val="none" w:sz="0" w:space="0" w:color="auto"/>
            <w:left w:val="none" w:sz="0" w:space="0" w:color="auto"/>
            <w:bottom w:val="none" w:sz="0" w:space="0" w:color="auto"/>
            <w:right w:val="none" w:sz="0" w:space="0" w:color="auto"/>
          </w:divBdr>
          <w:divsChild>
            <w:div w:id="803735837">
              <w:marLeft w:val="0"/>
              <w:marRight w:val="0"/>
              <w:marTop w:val="0"/>
              <w:marBottom w:val="0"/>
              <w:divBdr>
                <w:top w:val="none" w:sz="0" w:space="0" w:color="auto"/>
                <w:left w:val="none" w:sz="0" w:space="0" w:color="auto"/>
                <w:bottom w:val="none" w:sz="0" w:space="0" w:color="auto"/>
                <w:right w:val="none" w:sz="0" w:space="0" w:color="auto"/>
              </w:divBdr>
            </w:div>
            <w:div w:id="509560984">
              <w:marLeft w:val="0"/>
              <w:marRight w:val="0"/>
              <w:marTop w:val="0"/>
              <w:marBottom w:val="0"/>
              <w:divBdr>
                <w:top w:val="none" w:sz="0" w:space="0" w:color="auto"/>
                <w:left w:val="none" w:sz="0" w:space="0" w:color="auto"/>
                <w:bottom w:val="none" w:sz="0" w:space="0" w:color="auto"/>
                <w:right w:val="none" w:sz="0" w:space="0" w:color="auto"/>
              </w:divBdr>
            </w:div>
            <w:div w:id="427164691">
              <w:marLeft w:val="0"/>
              <w:marRight w:val="0"/>
              <w:marTop w:val="0"/>
              <w:marBottom w:val="0"/>
              <w:divBdr>
                <w:top w:val="none" w:sz="0" w:space="0" w:color="auto"/>
                <w:left w:val="none" w:sz="0" w:space="0" w:color="auto"/>
                <w:bottom w:val="none" w:sz="0" w:space="0" w:color="auto"/>
                <w:right w:val="none" w:sz="0" w:space="0" w:color="auto"/>
              </w:divBdr>
            </w:div>
            <w:div w:id="1371029292">
              <w:marLeft w:val="0"/>
              <w:marRight w:val="0"/>
              <w:marTop w:val="0"/>
              <w:marBottom w:val="0"/>
              <w:divBdr>
                <w:top w:val="none" w:sz="0" w:space="0" w:color="auto"/>
                <w:left w:val="none" w:sz="0" w:space="0" w:color="auto"/>
                <w:bottom w:val="none" w:sz="0" w:space="0" w:color="auto"/>
                <w:right w:val="none" w:sz="0" w:space="0" w:color="auto"/>
              </w:divBdr>
            </w:div>
            <w:div w:id="351037124">
              <w:marLeft w:val="0"/>
              <w:marRight w:val="0"/>
              <w:marTop w:val="0"/>
              <w:marBottom w:val="0"/>
              <w:divBdr>
                <w:top w:val="none" w:sz="0" w:space="0" w:color="auto"/>
                <w:left w:val="none" w:sz="0" w:space="0" w:color="auto"/>
                <w:bottom w:val="none" w:sz="0" w:space="0" w:color="auto"/>
                <w:right w:val="none" w:sz="0" w:space="0" w:color="auto"/>
              </w:divBdr>
            </w:div>
            <w:div w:id="143475719">
              <w:marLeft w:val="0"/>
              <w:marRight w:val="0"/>
              <w:marTop w:val="0"/>
              <w:marBottom w:val="0"/>
              <w:divBdr>
                <w:top w:val="none" w:sz="0" w:space="0" w:color="auto"/>
                <w:left w:val="none" w:sz="0" w:space="0" w:color="auto"/>
                <w:bottom w:val="none" w:sz="0" w:space="0" w:color="auto"/>
                <w:right w:val="none" w:sz="0" w:space="0" w:color="auto"/>
              </w:divBdr>
            </w:div>
            <w:div w:id="1622609542">
              <w:marLeft w:val="0"/>
              <w:marRight w:val="0"/>
              <w:marTop w:val="0"/>
              <w:marBottom w:val="0"/>
              <w:divBdr>
                <w:top w:val="none" w:sz="0" w:space="0" w:color="auto"/>
                <w:left w:val="none" w:sz="0" w:space="0" w:color="auto"/>
                <w:bottom w:val="none" w:sz="0" w:space="0" w:color="auto"/>
                <w:right w:val="none" w:sz="0" w:space="0" w:color="auto"/>
              </w:divBdr>
            </w:div>
          </w:divsChild>
        </w:div>
        <w:div w:id="666907879">
          <w:marLeft w:val="0"/>
          <w:marRight w:val="0"/>
          <w:marTop w:val="0"/>
          <w:marBottom w:val="0"/>
          <w:divBdr>
            <w:top w:val="none" w:sz="0" w:space="0" w:color="auto"/>
            <w:left w:val="none" w:sz="0" w:space="0" w:color="auto"/>
            <w:bottom w:val="none" w:sz="0" w:space="0" w:color="auto"/>
            <w:right w:val="none" w:sz="0" w:space="0" w:color="auto"/>
          </w:divBdr>
          <w:divsChild>
            <w:div w:id="657392172">
              <w:marLeft w:val="0"/>
              <w:marRight w:val="0"/>
              <w:marTop w:val="0"/>
              <w:marBottom w:val="0"/>
              <w:divBdr>
                <w:top w:val="none" w:sz="0" w:space="0" w:color="auto"/>
                <w:left w:val="none" w:sz="0" w:space="0" w:color="auto"/>
                <w:bottom w:val="none" w:sz="0" w:space="0" w:color="auto"/>
                <w:right w:val="none" w:sz="0" w:space="0" w:color="auto"/>
              </w:divBdr>
            </w:div>
            <w:div w:id="1217543491">
              <w:marLeft w:val="0"/>
              <w:marRight w:val="0"/>
              <w:marTop w:val="0"/>
              <w:marBottom w:val="0"/>
              <w:divBdr>
                <w:top w:val="none" w:sz="0" w:space="0" w:color="auto"/>
                <w:left w:val="none" w:sz="0" w:space="0" w:color="auto"/>
                <w:bottom w:val="none" w:sz="0" w:space="0" w:color="auto"/>
                <w:right w:val="none" w:sz="0" w:space="0" w:color="auto"/>
              </w:divBdr>
            </w:div>
            <w:div w:id="1489908213">
              <w:marLeft w:val="0"/>
              <w:marRight w:val="0"/>
              <w:marTop w:val="0"/>
              <w:marBottom w:val="0"/>
              <w:divBdr>
                <w:top w:val="none" w:sz="0" w:space="0" w:color="auto"/>
                <w:left w:val="none" w:sz="0" w:space="0" w:color="auto"/>
                <w:bottom w:val="none" w:sz="0" w:space="0" w:color="auto"/>
                <w:right w:val="none" w:sz="0" w:space="0" w:color="auto"/>
              </w:divBdr>
            </w:div>
          </w:divsChild>
        </w:div>
        <w:div w:id="130834226">
          <w:marLeft w:val="0"/>
          <w:marRight w:val="0"/>
          <w:marTop w:val="0"/>
          <w:marBottom w:val="0"/>
          <w:divBdr>
            <w:top w:val="none" w:sz="0" w:space="0" w:color="auto"/>
            <w:left w:val="none" w:sz="0" w:space="0" w:color="auto"/>
            <w:bottom w:val="none" w:sz="0" w:space="0" w:color="auto"/>
            <w:right w:val="none" w:sz="0" w:space="0" w:color="auto"/>
          </w:divBdr>
        </w:div>
        <w:div w:id="635062236">
          <w:marLeft w:val="0"/>
          <w:marRight w:val="0"/>
          <w:marTop w:val="0"/>
          <w:marBottom w:val="0"/>
          <w:divBdr>
            <w:top w:val="none" w:sz="0" w:space="0" w:color="auto"/>
            <w:left w:val="none" w:sz="0" w:space="0" w:color="auto"/>
            <w:bottom w:val="none" w:sz="0" w:space="0" w:color="auto"/>
            <w:right w:val="none" w:sz="0" w:space="0" w:color="auto"/>
          </w:divBdr>
        </w:div>
        <w:div w:id="1631209905">
          <w:marLeft w:val="0"/>
          <w:marRight w:val="0"/>
          <w:marTop w:val="0"/>
          <w:marBottom w:val="0"/>
          <w:divBdr>
            <w:top w:val="none" w:sz="0" w:space="0" w:color="auto"/>
            <w:left w:val="none" w:sz="0" w:space="0" w:color="auto"/>
            <w:bottom w:val="none" w:sz="0" w:space="0" w:color="auto"/>
            <w:right w:val="none" w:sz="0" w:space="0" w:color="auto"/>
          </w:divBdr>
        </w:div>
        <w:div w:id="613633550">
          <w:marLeft w:val="0"/>
          <w:marRight w:val="0"/>
          <w:marTop w:val="0"/>
          <w:marBottom w:val="0"/>
          <w:divBdr>
            <w:top w:val="none" w:sz="0" w:space="0" w:color="auto"/>
            <w:left w:val="none" w:sz="0" w:space="0" w:color="auto"/>
            <w:bottom w:val="none" w:sz="0" w:space="0" w:color="auto"/>
            <w:right w:val="none" w:sz="0" w:space="0" w:color="auto"/>
          </w:divBdr>
        </w:div>
        <w:div w:id="2078699080">
          <w:marLeft w:val="0"/>
          <w:marRight w:val="0"/>
          <w:marTop w:val="0"/>
          <w:marBottom w:val="0"/>
          <w:divBdr>
            <w:top w:val="none" w:sz="0" w:space="0" w:color="auto"/>
            <w:left w:val="none" w:sz="0" w:space="0" w:color="auto"/>
            <w:bottom w:val="none" w:sz="0" w:space="0" w:color="auto"/>
            <w:right w:val="none" w:sz="0" w:space="0" w:color="auto"/>
          </w:divBdr>
        </w:div>
        <w:div w:id="1759129955">
          <w:marLeft w:val="0"/>
          <w:marRight w:val="0"/>
          <w:marTop w:val="0"/>
          <w:marBottom w:val="0"/>
          <w:divBdr>
            <w:top w:val="none" w:sz="0" w:space="0" w:color="auto"/>
            <w:left w:val="none" w:sz="0" w:space="0" w:color="auto"/>
            <w:bottom w:val="none" w:sz="0" w:space="0" w:color="auto"/>
            <w:right w:val="none" w:sz="0" w:space="0" w:color="auto"/>
          </w:divBdr>
        </w:div>
        <w:div w:id="1124422106">
          <w:marLeft w:val="0"/>
          <w:marRight w:val="0"/>
          <w:marTop w:val="0"/>
          <w:marBottom w:val="0"/>
          <w:divBdr>
            <w:top w:val="none" w:sz="0" w:space="0" w:color="auto"/>
            <w:left w:val="none" w:sz="0" w:space="0" w:color="auto"/>
            <w:bottom w:val="none" w:sz="0" w:space="0" w:color="auto"/>
            <w:right w:val="none" w:sz="0" w:space="0" w:color="auto"/>
          </w:divBdr>
        </w:div>
        <w:div w:id="1052074812">
          <w:marLeft w:val="0"/>
          <w:marRight w:val="0"/>
          <w:marTop w:val="0"/>
          <w:marBottom w:val="0"/>
          <w:divBdr>
            <w:top w:val="none" w:sz="0" w:space="0" w:color="auto"/>
            <w:left w:val="none" w:sz="0" w:space="0" w:color="auto"/>
            <w:bottom w:val="none" w:sz="0" w:space="0" w:color="auto"/>
            <w:right w:val="none" w:sz="0" w:space="0" w:color="auto"/>
          </w:divBdr>
        </w:div>
        <w:div w:id="181288720">
          <w:marLeft w:val="0"/>
          <w:marRight w:val="0"/>
          <w:marTop w:val="0"/>
          <w:marBottom w:val="0"/>
          <w:divBdr>
            <w:top w:val="none" w:sz="0" w:space="0" w:color="auto"/>
            <w:left w:val="none" w:sz="0" w:space="0" w:color="auto"/>
            <w:bottom w:val="none" w:sz="0" w:space="0" w:color="auto"/>
            <w:right w:val="none" w:sz="0" w:space="0" w:color="auto"/>
          </w:divBdr>
        </w:div>
        <w:div w:id="1620868881">
          <w:marLeft w:val="0"/>
          <w:marRight w:val="0"/>
          <w:marTop w:val="0"/>
          <w:marBottom w:val="0"/>
          <w:divBdr>
            <w:top w:val="none" w:sz="0" w:space="0" w:color="auto"/>
            <w:left w:val="none" w:sz="0" w:space="0" w:color="auto"/>
            <w:bottom w:val="none" w:sz="0" w:space="0" w:color="auto"/>
            <w:right w:val="none" w:sz="0" w:space="0" w:color="auto"/>
          </w:divBdr>
        </w:div>
        <w:div w:id="1342971778">
          <w:marLeft w:val="0"/>
          <w:marRight w:val="0"/>
          <w:marTop w:val="0"/>
          <w:marBottom w:val="0"/>
          <w:divBdr>
            <w:top w:val="none" w:sz="0" w:space="0" w:color="auto"/>
            <w:left w:val="none" w:sz="0" w:space="0" w:color="auto"/>
            <w:bottom w:val="none" w:sz="0" w:space="0" w:color="auto"/>
            <w:right w:val="none" w:sz="0" w:space="0" w:color="auto"/>
          </w:divBdr>
        </w:div>
        <w:div w:id="1627421561">
          <w:marLeft w:val="0"/>
          <w:marRight w:val="0"/>
          <w:marTop w:val="0"/>
          <w:marBottom w:val="0"/>
          <w:divBdr>
            <w:top w:val="none" w:sz="0" w:space="0" w:color="auto"/>
            <w:left w:val="none" w:sz="0" w:space="0" w:color="auto"/>
            <w:bottom w:val="none" w:sz="0" w:space="0" w:color="auto"/>
            <w:right w:val="none" w:sz="0" w:space="0" w:color="auto"/>
          </w:divBdr>
        </w:div>
        <w:div w:id="2038193149">
          <w:marLeft w:val="0"/>
          <w:marRight w:val="0"/>
          <w:marTop w:val="0"/>
          <w:marBottom w:val="0"/>
          <w:divBdr>
            <w:top w:val="none" w:sz="0" w:space="0" w:color="auto"/>
            <w:left w:val="none" w:sz="0" w:space="0" w:color="auto"/>
            <w:bottom w:val="none" w:sz="0" w:space="0" w:color="auto"/>
            <w:right w:val="none" w:sz="0" w:space="0" w:color="auto"/>
          </w:divBdr>
        </w:div>
        <w:div w:id="228347920">
          <w:marLeft w:val="0"/>
          <w:marRight w:val="0"/>
          <w:marTop w:val="0"/>
          <w:marBottom w:val="0"/>
          <w:divBdr>
            <w:top w:val="none" w:sz="0" w:space="0" w:color="auto"/>
            <w:left w:val="none" w:sz="0" w:space="0" w:color="auto"/>
            <w:bottom w:val="none" w:sz="0" w:space="0" w:color="auto"/>
            <w:right w:val="none" w:sz="0" w:space="0" w:color="auto"/>
          </w:divBdr>
        </w:div>
        <w:div w:id="1446732032">
          <w:marLeft w:val="0"/>
          <w:marRight w:val="0"/>
          <w:marTop w:val="0"/>
          <w:marBottom w:val="0"/>
          <w:divBdr>
            <w:top w:val="none" w:sz="0" w:space="0" w:color="auto"/>
            <w:left w:val="none" w:sz="0" w:space="0" w:color="auto"/>
            <w:bottom w:val="none" w:sz="0" w:space="0" w:color="auto"/>
            <w:right w:val="none" w:sz="0" w:space="0" w:color="auto"/>
          </w:divBdr>
          <w:divsChild>
            <w:div w:id="260071528">
              <w:marLeft w:val="0"/>
              <w:marRight w:val="0"/>
              <w:marTop w:val="0"/>
              <w:marBottom w:val="0"/>
              <w:divBdr>
                <w:top w:val="none" w:sz="0" w:space="0" w:color="auto"/>
                <w:left w:val="none" w:sz="0" w:space="0" w:color="auto"/>
                <w:bottom w:val="none" w:sz="0" w:space="0" w:color="auto"/>
                <w:right w:val="none" w:sz="0" w:space="0" w:color="auto"/>
              </w:divBdr>
            </w:div>
            <w:div w:id="2667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andiao.chn.ai/lib/exe/detail.php?id=%E8%93%9D%E8%B0%83%E5%9B%BD%E9%99%85%E7%A7%AF%E5%88%86%E7%B3%BB%E7%BB%9F%E8%AE%BE%E8%AE%A1&amp;media=pasted:20170214-085404.png"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landiao.chn.ai/lib/exe/detail.php?id=%E8%93%9D%E8%B0%83%E5%9B%BD%E9%99%85%E7%A7%AF%E5%88%86%E7%B3%BB%E7%BB%9F%E8%AE%BE%E8%AE%A1&amp;media=pasted:20170214-085617.png"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7EA65-3125-4655-AA1A-46E56AE63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Pages>
  <Words>485</Words>
  <Characters>2768</Characters>
  <Application>Microsoft Office Word</Application>
  <DocSecurity>0</DocSecurity>
  <Lines>23</Lines>
  <Paragraphs>6</Paragraphs>
  <ScaleCrop>false</ScaleCrop>
  <Company>Hewlett Packard</Company>
  <LinksUpToDate>false</LinksUpToDate>
  <CharactersWithSpaces>3247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Yun</dc:creator>
  <cp:keywords/>
  <dc:description/>
  <cp:lastModifiedBy>Ye, Yun</cp:lastModifiedBy>
  <cp:revision>178</cp:revision>
  <dcterms:created xsi:type="dcterms:W3CDTF">2017-09-28T08:46:00Z</dcterms:created>
  <dcterms:modified xsi:type="dcterms:W3CDTF">2017-09-29T08:55:00Z</dcterms:modified>
</cp:coreProperties>
</file>